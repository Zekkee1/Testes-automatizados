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D06DB" w14:textId="77777777" w:rsidR="008066A5" w:rsidRDefault="008066A5">
      <w:pPr>
        <w:pStyle w:val="TitleCover"/>
        <w:numPr>
          <w:ins w:id="0" w:author="ms" w:date="1999-11-24T22:32:00Z"/>
        </w:numPr>
        <w:pBdr>
          <w:top w:val="single" w:sz="18" w:space="10" w:color="auto"/>
          <w:bottom w:val="single" w:sz="18" w:space="4" w:color="auto"/>
        </w:pBdr>
        <w:spacing w:before="360" w:beforeAutospacing="0" w:after="240" w:line="240" w:lineRule="atLeast"/>
        <w:ind w:left="0" w:right="-540"/>
        <w:jc w:val="center"/>
        <w:rPr>
          <w:b w:val="0"/>
          <w:sz w:val="72"/>
          <w:szCs w:val="96"/>
        </w:rPr>
      </w:pPr>
      <w:r>
        <w:rPr>
          <w:b w:val="0"/>
          <w:sz w:val="72"/>
          <w:szCs w:val="96"/>
        </w:rPr>
        <w:t>Documento de Especificação Funcional</w:t>
      </w:r>
    </w:p>
    <w:p w14:paraId="60FCC77D" w14:textId="77777777" w:rsidR="008066A5" w:rsidRDefault="008066A5">
      <w:pPr>
        <w:pStyle w:val="titulo"/>
        <w:spacing w:before="120"/>
      </w:pPr>
    </w:p>
    <w:p w14:paraId="5C7DEEA2" w14:textId="77777777" w:rsidR="0002573B" w:rsidRPr="0002573B" w:rsidRDefault="0002573B" w:rsidP="0002573B">
      <w:pPr>
        <w:pStyle w:val="versao"/>
      </w:pPr>
    </w:p>
    <w:p w14:paraId="6638B017" w14:textId="77777777" w:rsidR="0002573B" w:rsidRDefault="0002573B" w:rsidP="0002573B">
      <w:pPr>
        <w:pStyle w:val="versao"/>
      </w:pPr>
    </w:p>
    <w:p w14:paraId="27C84A22" w14:textId="77777777" w:rsidR="0002573B" w:rsidRDefault="0002573B" w:rsidP="0002573B"/>
    <w:p w14:paraId="49D0C3C8" w14:textId="77777777" w:rsidR="0002573B" w:rsidRPr="0002573B" w:rsidRDefault="0002573B" w:rsidP="0002573B"/>
    <w:tbl>
      <w:tblPr>
        <w:tblW w:w="9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81"/>
        <w:gridCol w:w="992"/>
        <w:gridCol w:w="4533"/>
      </w:tblGrid>
      <w:tr w:rsidR="008066A5" w14:paraId="743903E4" w14:textId="77777777">
        <w:trPr>
          <w:trHeight w:val="846"/>
        </w:trPr>
        <w:tc>
          <w:tcPr>
            <w:tcW w:w="4181" w:type="dxa"/>
            <w:tcBorders>
              <w:top w:val="nil"/>
              <w:left w:val="nil"/>
              <w:bottom w:val="nil"/>
              <w:right w:val="nil"/>
            </w:tcBorders>
          </w:tcPr>
          <w:p w14:paraId="68F3A9CB" w14:textId="77777777" w:rsidR="008066A5" w:rsidRDefault="008066A5" w:rsidP="00990C03">
            <w:pPr>
              <w:pStyle w:val="titulo"/>
              <w:spacing w:before="120"/>
            </w:pPr>
            <w:r>
              <w:rPr>
                <w:rFonts w:cs="Arial"/>
                <w:sz w:val="24"/>
              </w:rPr>
              <w:t xml:space="preserve">  </w:t>
            </w:r>
            <w:r>
              <w:rPr>
                <w:rFonts w:cs="Arial"/>
                <w:sz w:val="24"/>
              </w:rPr>
              <w:br/>
            </w:r>
            <w:hyperlink r:id="rId8" w:history="1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66C5BE4A" w14:textId="77777777" w:rsidR="008066A5" w:rsidRDefault="008066A5" w:rsidP="0002573B">
            <w:pPr>
              <w:pStyle w:val="titulo"/>
              <w:spacing w:before="120"/>
              <w:jc w:val="both"/>
            </w:pPr>
          </w:p>
        </w:tc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</w:tcPr>
          <w:p w14:paraId="4B220C27" w14:textId="77777777" w:rsidR="008066A5" w:rsidRDefault="00990C03" w:rsidP="0002573B">
            <w:pPr>
              <w:jc w:val="right"/>
              <w:rPr>
                <w:rFonts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2211B4D" wp14:editId="6B211F8E">
                  <wp:extent cx="1784066" cy="529627"/>
                  <wp:effectExtent l="0" t="0" r="6985" b="381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786" cy="5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725DB" w14:textId="77777777" w:rsidR="008066A5" w:rsidRDefault="008066A5">
      <w:pPr>
        <w:pStyle w:val="titulo"/>
        <w:spacing w:before="120"/>
      </w:pPr>
    </w:p>
    <w:p w14:paraId="0C542F48" w14:textId="77777777" w:rsidR="0002573B" w:rsidRDefault="0002573B" w:rsidP="0002573B">
      <w:pPr>
        <w:pStyle w:val="versao"/>
      </w:pPr>
    </w:p>
    <w:p w14:paraId="14A6A624" w14:textId="77777777" w:rsidR="0002573B" w:rsidRPr="0002573B" w:rsidRDefault="0002573B" w:rsidP="0002573B"/>
    <w:p w14:paraId="58406368" w14:textId="77777777" w:rsidR="008066A5" w:rsidRDefault="008066A5">
      <w:pPr>
        <w:jc w:val="right"/>
        <w:rPr>
          <w:rFonts w:cs="Arial"/>
          <w:sz w:val="40"/>
        </w:rPr>
      </w:pPr>
    </w:p>
    <w:p w14:paraId="39326CB1" w14:textId="77777777" w:rsidR="008066A5" w:rsidRDefault="008066A5">
      <w:pPr>
        <w:pStyle w:val="sistema"/>
        <w:rPr>
          <w:i/>
          <w:color w:val="0000FF"/>
        </w:rPr>
      </w:pPr>
      <w:r>
        <w:rPr>
          <w:i/>
        </w:rPr>
        <w:t>Projeto:</w:t>
      </w:r>
      <w:r>
        <w:rPr>
          <w:i/>
          <w:color w:val="0000FF"/>
        </w:rPr>
        <w:t xml:space="preserve"> </w:t>
      </w:r>
      <w:r w:rsidR="00990C03">
        <w:rPr>
          <w:i/>
          <w:color w:val="0000FF"/>
        </w:rPr>
        <w:t>Navegação no site YourLogo</w:t>
      </w:r>
    </w:p>
    <w:p w14:paraId="5E8088F5" w14:textId="1A0E6FB1" w:rsidR="008066A5" w:rsidRDefault="008066A5">
      <w:pPr>
        <w:pStyle w:val="versao"/>
        <w:rPr>
          <w:i/>
          <w:color w:val="0000FF"/>
        </w:rPr>
      </w:pPr>
      <w:r>
        <w:rPr>
          <w:i/>
        </w:rPr>
        <w:t>Versão:</w:t>
      </w:r>
      <w:r w:rsidR="00990C03">
        <w:rPr>
          <w:i/>
          <w:color w:val="0000FF"/>
        </w:rPr>
        <w:t xml:space="preserve"> 1.</w:t>
      </w:r>
      <w:r w:rsidR="00A47175">
        <w:rPr>
          <w:i/>
          <w:color w:val="0000FF"/>
        </w:rPr>
        <w:t>1</w:t>
      </w:r>
    </w:p>
    <w:p w14:paraId="041303DD" w14:textId="77777777" w:rsidR="008066A5" w:rsidRDefault="008066A5"/>
    <w:p w14:paraId="6887D521" w14:textId="77777777" w:rsidR="008066A5" w:rsidRDefault="008066A5">
      <w:pPr>
        <w:sectPr w:rsidR="008066A5" w:rsidSect="0017582F">
          <w:headerReference w:type="default" r:id="rId10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3E083465" w14:textId="77777777" w:rsidR="008066A5" w:rsidRDefault="008066A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Histórico de Alterações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5"/>
        <w:gridCol w:w="3850"/>
        <w:gridCol w:w="2671"/>
      </w:tblGrid>
      <w:tr w:rsidR="008066A5" w14:paraId="28498AD3" w14:textId="77777777" w:rsidTr="00990C03">
        <w:tc>
          <w:tcPr>
            <w:tcW w:w="1418" w:type="dxa"/>
            <w:shd w:val="pct12" w:color="000000" w:fill="FFFFFF"/>
          </w:tcPr>
          <w:p w14:paraId="5BCEE5A0" w14:textId="77777777" w:rsidR="008066A5" w:rsidRDefault="008066A5" w:rsidP="0017582F">
            <w:pPr>
              <w:pStyle w:val="Tableheader"/>
            </w:pPr>
            <w:r>
              <w:t>Data</w:t>
            </w:r>
          </w:p>
        </w:tc>
        <w:tc>
          <w:tcPr>
            <w:tcW w:w="995" w:type="dxa"/>
            <w:shd w:val="pct12" w:color="000000" w:fill="FFFFFF"/>
          </w:tcPr>
          <w:p w14:paraId="2B4C0A49" w14:textId="77777777" w:rsidR="008066A5" w:rsidRDefault="008066A5" w:rsidP="0017582F">
            <w:pPr>
              <w:pStyle w:val="Tableheader"/>
            </w:pPr>
            <w:r>
              <w:t>Versão</w:t>
            </w:r>
          </w:p>
        </w:tc>
        <w:tc>
          <w:tcPr>
            <w:tcW w:w="3850" w:type="dxa"/>
            <w:shd w:val="pct12" w:color="000000" w:fill="FFFFFF"/>
          </w:tcPr>
          <w:p w14:paraId="1F336039" w14:textId="77777777" w:rsidR="008066A5" w:rsidRDefault="008066A5" w:rsidP="0017582F">
            <w:pPr>
              <w:pStyle w:val="Tableheader"/>
            </w:pPr>
            <w:r>
              <w:t>Descrição</w:t>
            </w:r>
          </w:p>
        </w:tc>
        <w:tc>
          <w:tcPr>
            <w:tcW w:w="2671" w:type="dxa"/>
            <w:shd w:val="pct12" w:color="000000" w:fill="FFFFFF"/>
          </w:tcPr>
          <w:p w14:paraId="10FF2C0C" w14:textId="77777777" w:rsidR="008066A5" w:rsidRDefault="008066A5" w:rsidP="0017582F">
            <w:pPr>
              <w:pStyle w:val="Tableheader"/>
            </w:pPr>
            <w:r>
              <w:t>Autor</w:t>
            </w:r>
          </w:p>
        </w:tc>
      </w:tr>
      <w:tr w:rsidR="008066A5" w14:paraId="31AD0769" w14:textId="77777777" w:rsidTr="00990C03">
        <w:tc>
          <w:tcPr>
            <w:tcW w:w="1418" w:type="dxa"/>
          </w:tcPr>
          <w:p w14:paraId="285F788D" w14:textId="77777777" w:rsidR="008066A5" w:rsidRDefault="00990C03" w:rsidP="00990C03">
            <w:pPr>
              <w:pStyle w:val="Fillinginstructiontablecell"/>
            </w:pPr>
            <w:r>
              <w:t>01/01/2020</w:t>
            </w:r>
          </w:p>
        </w:tc>
        <w:tc>
          <w:tcPr>
            <w:tcW w:w="995" w:type="dxa"/>
          </w:tcPr>
          <w:p w14:paraId="71A08007" w14:textId="77777777" w:rsidR="008066A5" w:rsidRDefault="00990C03" w:rsidP="00990C03">
            <w:pPr>
              <w:pStyle w:val="Fillinginstructiontablecell"/>
            </w:pPr>
            <w:r>
              <w:t>1</w:t>
            </w:r>
            <w:r w:rsidR="008066A5">
              <w:t>.</w:t>
            </w:r>
            <w:r>
              <w:t>0</w:t>
            </w:r>
          </w:p>
        </w:tc>
        <w:tc>
          <w:tcPr>
            <w:tcW w:w="3850" w:type="dxa"/>
          </w:tcPr>
          <w:p w14:paraId="355C7F56" w14:textId="77777777" w:rsidR="008066A5" w:rsidRDefault="00990C03" w:rsidP="00990C03">
            <w:pPr>
              <w:pStyle w:val="Fillinginstructiontablecell"/>
            </w:pPr>
            <w:r>
              <w:t>Realizar cadastro no site</w:t>
            </w:r>
          </w:p>
        </w:tc>
        <w:tc>
          <w:tcPr>
            <w:tcW w:w="2671" w:type="dxa"/>
          </w:tcPr>
          <w:p w14:paraId="388DC435" w14:textId="7DB4C402" w:rsidR="008066A5" w:rsidRDefault="00A15F46" w:rsidP="00990C03">
            <w:pPr>
              <w:pStyle w:val="Fillinginstructiontablecell"/>
            </w:pPr>
            <w:r>
              <w:t>Jessica Barbosa</w:t>
            </w:r>
          </w:p>
        </w:tc>
      </w:tr>
      <w:tr w:rsidR="008066A5" w14:paraId="4480C0D7" w14:textId="77777777" w:rsidTr="00990C03">
        <w:tc>
          <w:tcPr>
            <w:tcW w:w="1418" w:type="dxa"/>
          </w:tcPr>
          <w:p w14:paraId="56021F09" w14:textId="4B87729B" w:rsidR="008066A5" w:rsidRDefault="007E76A0" w:rsidP="0017582F">
            <w:pPr>
              <w:pStyle w:val="Fillinginstructiontablecell"/>
            </w:pPr>
            <w:r>
              <w:t>09/01/2020</w:t>
            </w:r>
          </w:p>
        </w:tc>
        <w:tc>
          <w:tcPr>
            <w:tcW w:w="995" w:type="dxa"/>
          </w:tcPr>
          <w:p w14:paraId="2A6D7895" w14:textId="36EEB5C5" w:rsidR="008066A5" w:rsidRDefault="007E76A0" w:rsidP="0017582F">
            <w:pPr>
              <w:pStyle w:val="Fillinginstructiontablecell"/>
            </w:pPr>
            <w:r>
              <w:t>1.1</w:t>
            </w:r>
          </w:p>
        </w:tc>
        <w:tc>
          <w:tcPr>
            <w:tcW w:w="3850" w:type="dxa"/>
          </w:tcPr>
          <w:p w14:paraId="44B7BD93" w14:textId="5B96F96F" w:rsidR="008066A5" w:rsidRDefault="007E76A0" w:rsidP="0017582F">
            <w:pPr>
              <w:pStyle w:val="Fillinginstructiontablecell"/>
            </w:pPr>
            <w:r>
              <w:t>Realizar cadastro no site</w:t>
            </w:r>
          </w:p>
        </w:tc>
        <w:tc>
          <w:tcPr>
            <w:tcW w:w="2671" w:type="dxa"/>
          </w:tcPr>
          <w:p w14:paraId="57F09B40" w14:textId="58F4E6E4" w:rsidR="008066A5" w:rsidRDefault="0003752D" w:rsidP="0017582F">
            <w:pPr>
              <w:pStyle w:val="Fillinginstructiontablecell"/>
            </w:pPr>
            <w:r>
              <w:t>Benedita Silva</w:t>
            </w:r>
          </w:p>
        </w:tc>
      </w:tr>
      <w:tr w:rsidR="008066A5" w14:paraId="103F4B5E" w14:textId="77777777" w:rsidTr="00990C03">
        <w:tc>
          <w:tcPr>
            <w:tcW w:w="1418" w:type="dxa"/>
          </w:tcPr>
          <w:p w14:paraId="1A72C2BD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995" w:type="dxa"/>
          </w:tcPr>
          <w:p w14:paraId="3FA57CD7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3850" w:type="dxa"/>
          </w:tcPr>
          <w:p w14:paraId="4AB31614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2671" w:type="dxa"/>
          </w:tcPr>
          <w:p w14:paraId="5362CC2A" w14:textId="77777777" w:rsidR="008066A5" w:rsidRDefault="008066A5" w:rsidP="0017582F">
            <w:pPr>
              <w:pStyle w:val="Fillinginstructiontablecell"/>
            </w:pPr>
          </w:p>
        </w:tc>
      </w:tr>
      <w:tr w:rsidR="008066A5" w14:paraId="32716355" w14:textId="77777777" w:rsidTr="00990C03">
        <w:tc>
          <w:tcPr>
            <w:tcW w:w="1418" w:type="dxa"/>
          </w:tcPr>
          <w:p w14:paraId="673AFC09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995" w:type="dxa"/>
          </w:tcPr>
          <w:p w14:paraId="5CE3C986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3850" w:type="dxa"/>
          </w:tcPr>
          <w:p w14:paraId="29B6F4DE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2671" w:type="dxa"/>
          </w:tcPr>
          <w:p w14:paraId="6ADCC4A8" w14:textId="77777777" w:rsidR="008066A5" w:rsidRDefault="008066A5" w:rsidP="0017582F">
            <w:pPr>
              <w:pStyle w:val="Fillinginstructiontablecell"/>
            </w:pPr>
          </w:p>
        </w:tc>
      </w:tr>
      <w:tr w:rsidR="008066A5" w14:paraId="1856122D" w14:textId="77777777" w:rsidTr="00990C03">
        <w:tc>
          <w:tcPr>
            <w:tcW w:w="1418" w:type="dxa"/>
          </w:tcPr>
          <w:p w14:paraId="42FC88EC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995" w:type="dxa"/>
          </w:tcPr>
          <w:p w14:paraId="6D1DA5CA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3850" w:type="dxa"/>
          </w:tcPr>
          <w:p w14:paraId="256E3158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2671" w:type="dxa"/>
          </w:tcPr>
          <w:p w14:paraId="0F67B34C" w14:textId="77777777" w:rsidR="008066A5" w:rsidRDefault="008066A5" w:rsidP="0017582F">
            <w:pPr>
              <w:pStyle w:val="Fillinginstructiontablecell"/>
            </w:pPr>
          </w:p>
        </w:tc>
      </w:tr>
      <w:tr w:rsidR="008066A5" w14:paraId="349E6940" w14:textId="77777777" w:rsidTr="00990C03">
        <w:tc>
          <w:tcPr>
            <w:tcW w:w="1418" w:type="dxa"/>
          </w:tcPr>
          <w:p w14:paraId="3903F83A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995" w:type="dxa"/>
          </w:tcPr>
          <w:p w14:paraId="6856A588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3850" w:type="dxa"/>
          </w:tcPr>
          <w:p w14:paraId="5F1931CA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2671" w:type="dxa"/>
          </w:tcPr>
          <w:p w14:paraId="6497F4FD" w14:textId="77777777" w:rsidR="008066A5" w:rsidRDefault="008066A5" w:rsidP="0017582F">
            <w:pPr>
              <w:pStyle w:val="Fillinginstructiontablecell"/>
            </w:pPr>
          </w:p>
        </w:tc>
      </w:tr>
      <w:tr w:rsidR="008066A5" w14:paraId="54B03BE2" w14:textId="77777777" w:rsidTr="00990C03">
        <w:tc>
          <w:tcPr>
            <w:tcW w:w="1418" w:type="dxa"/>
          </w:tcPr>
          <w:p w14:paraId="3C387FD6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995" w:type="dxa"/>
          </w:tcPr>
          <w:p w14:paraId="5E8D0870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3850" w:type="dxa"/>
          </w:tcPr>
          <w:p w14:paraId="63898667" w14:textId="77777777" w:rsidR="008066A5" w:rsidRDefault="008066A5" w:rsidP="0017582F">
            <w:pPr>
              <w:pStyle w:val="Fillinginstructiontablecell"/>
            </w:pPr>
          </w:p>
        </w:tc>
        <w:tc>
          <w:tcPr>
            <w:tcW w:w="2671" w:type="dxa"/>
          </w:tcPr>
          <w:p w14:paraId="2DF615D4" w14:textId="77777777" w:rsidR="008066A5" w:rsidRDefault="008066A5" w:rsidP="0017582F">
            <w:pPr>
              <w:pStyle w:val="Fillinginstructiontablecell"/>
            </w:pPr>
          </w:p>
        </w:tc>
      </w:tr>
    </w:tbl>
    <w:p w14:paraId="07F62D17" w14:textId="77777777" w:rsidR="008066A5" w:rsidRDefault="008066A5"/>
    <w:p w14:paraId="0A2C729F" w14:textId="77777777" w:rsidR="008066A5" w:rsidRDefault="008066A5">
      <w:pPr>
        <w:sectPr w:rsidR="008066A5" w:rsidSect="0017582F"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635F821" w14:textId="77777777" w:rsidR="008066A5" w:rsidRDefault="008066A5">
      <w:pPr>
        <w:pStyle w:val="conteudo"/>
        <w:outlineLvl w:val="0"/>
      </w:pPr>
      <w:r>
        <w:lastRenderedPageBreak/>
        <w:t>Conteúdo</w:t>
      </w:r>
    </w:p>
    <w:p w14:paraId="3F7CF6EF" w14:textId="77777777" w:rsidR="008066A5" w:rsidRPr="0002573B" w:rsidRDefault="008066A5" w:rsidP="0002573B">
      <w:pPr>
        <w:pStyle w:val="Sumrio1"/>
        <w:tabs>
          <w:tab w:val="left" w:pos="480"/>
        </w:tabs>
        <w:rPr>
          <w:b w:val="0"/>
          <w:caps w:val="0"/>
          <w:sz w:val="24"/>
          <w:szCs w:val="24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55272333" w:history="1">
        <w:r>
          <w:rPr>
            <w:rStyle w:val="Hyperlink"/>
            <w:szCs w:val="28"/>
          </w:rPr>
          <w:t>1.</w:t>
        </w:r>
        <w:r>
          <w:rPr>
            <w:b w:val="0"/>
            <w:caps w:val="0"/>
            <w:sz w:val="24"/>
            <w:szCs w:val="24"/>
          </w:rPr>
          <w:tab/>
        </w:r>
        <w:r>
          <w:rPr>
            <w:rStyle w:val="Hyperlink"/>
            <w:szCs w:val="28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_Toc55272333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74BF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81A0CB6" w14:textId="77777777" w:rsidR="0002573B" w:rsidRPr="0002573B" w:rsidRDefault="00485F78" w:rsidP="0002573B">
      <w:pPr>
        <w:pStyle w:val="Sumrio1"/>
        <w:tabs>
          <w:tab w:val="left" w:pos="480"/>
        </w:tabs>
        <w:rPr>
          <w:color w:val="0000FF"/>
          <w:u w:val="single"/>
        </w:rPr>
      </w:pPr>
      <w:hyperlink w:anchor="_Toc55272345" w:history="1">
        <w:r w:rsidR="004435FC">
          <w:rPr>
            <w:rStyle w:val="Hyperlink"/>
            <w:szCs w:val="28"/>
          </w:rPr>
          <w:t>2</w:t>
        </w:r>
        <w:r w:rsidR="008066A5">
          <w:rPr>
            <w:rStyle w:val="Hyperlink"/>
            <w:szCs w:val="28"/>
          </w:rPr>
          <w:t>.</w:t>
        </w:r>
        <w:r w:rsidR="008066A5">
          <w:rPr>
            <w:b w:val="0"/>
            <w:caps w:val="0"/>
            <w:sz w:val="24"/>
            <w:szCs w:val="24"/>
          </w:rPr>
          <w:tab/>
        </w:r>
        <w:r w:rsidR="008066A5">
          <w:rPr>
            <w:rStyle w:val="Hyperlink"/>
            <w:szCs w:val="28"/>
          </w:rPr>
          <w:t>Requisitos funcionais</w:t>
        </w:r>
        <w:r w:rsidR="008066A5">
          <w:rPr>
            <w:webHidden/>
          </w:rPr>
          <w:tab/>
        </w:r>
        <w:r w:rsidR="008066A5">
          <w:rPr>
            <w:webHidden/>
          </w:rPr>
          <w:fldChar w:fldCharType="begin"/>
        </w:r>
        <w:r w:rsidR="008066A5">
          <w:rPr>
            <w:webHidden/>
          </w:rPr>
          <w:instrText xml:space="preserve"> PAGEREF _Toc55272345 \h </w:instrText>
        </w:r>
        <w:r w:rsidR="008066A5">
          <w:rPr>
            <w:webHidden/>
          </w:rPr>
        </w:r>
        <w:r w:rsidR="008066A5">
          <w:rPr>
            <w:webHidden/>
          </w:rPr>
          <w:fldChar w:fldCharType="separate"/>
        </w:r>
        <w:r w:rsidR="00674BF6">
          <w:rPr>
            <w:webHidden/>
          </w:rPr>
          <w:t>4</w:t>
        </w:r>
        <w:r w:rsidR="008066A5">
          <w:rPr>
            <w:webHidden/>
          </w:rPr>
          <w:fldChar w:fldCharType="end"/>
        </w:r>
      </w:hyperlink>
    </w:p>
    <w:p w14:paraId="5A666C72" w14:textId="77777777" w:rsidR="0002573B" w:rsidRDefault="00485F78" w:rsidP="0002573B">
      <w:pPr>
        <w:pStyle w:val="Sumrio3"/>
        <w:tabs>
          <w:tab w:val="right" w:leader="dot" w:pos="9060"/>
        </w:tabs>
        <w:rPr>
          <w:rStyle w:val="Hyperlink"/>
          <w:noProof/>
        </w:rPr>
      </w:pPr>
      <w:hyperlink w:anchor="_Toc55272347" w:history="1">
        <w:r w:rsidR="0002573B">
          <w:rPr>
            <w:rStyle w:val="Hyperlink"/>
            <w:iCs/>
            <w:noProof/>
          </w:rPr>
          <w:t>[RF</w:t>
        </w:r>
        <w:r w:rsidR="008066A5">
          <w:rPr>
            <w:rStyle w:val="Hyperlink"/>
            <w:iCs/>
            <w:noProof/>
          </w:rPr>
          <w:t>001]</w:t>
        </w:r>
        <w:r w:rsidR="0002573B">
          <w:rPr>
            <w:rStyle w:val="Hyperlink"/>
            <w:noProof/>
          </w:rPr>
          <w:t xml:space="preserve"> Cadastro de usuário</w:t>
        </w:r>
        <w:r w:rsidR="008066A5">
          <w:rPr>
            <w:noProof/>
            <w:webHidden/>
          </w:rPr>
          <w:tab/>
        </w:r>
        <w:r w:rsidR="008066A5">
          <w:rPr>
            <w:noProof/>
            <w:webHidden/>
          </w:rPr>
          <w:fldChar w:fldCharType="begin"/>
        </w:r>
        <w:r w:rsidR="008066A5">
          <w:rPr>
            <w:noProof/>
            <w:webHidden/>
          </w:rPr>
          <w:instrText xml:space="preserve"> PAGEREF _Toc55272347 \h </w:instrText>
        </w:r>
        <w:r w:rsidR="008066A5">
          <w:rPr>
            <w:noProof/>
            <w:webHidden/>
          </w:rPr>
        </w:r>
        <w:r w:rsidR="008066A5">
          <w:rPr>
            <w:noProof/>
            <w:webHidden/>
          </w:rPr>
          <w:fldChar w:fldCharType="separate"/>
        </w:r>
        <w:r w:rsidR="00674BF6">
          <w:rPr>
            <w:noProof/>
            <w:webHidden/>
          </w:rPr>
          <w:t>4</w:t>
        </w:r>
        <w:r w:rsidR="008066A5">
          <w:rPr>
            <w:noProof/>
            <w:webHidden/>
          </w:rPr>
          <w:fldChar w:fldCharType="end"/>
        </w:r>
      </w:hyperlink>
    </w:p>
    <w:p w14:paraId="265B3273" w14:textId="77777777" w:rsidR="0002573B" w:rsidRPr="0002573B" w:rsidRDefault="0002573B" w:rsidP="0002573B"/>
    <w:p w14:paraId="13AB21DF" w14:textId="77777777" w:rsidR="0002573B" w:rsidRPr="0002573B" w:rsidRDefault="0002573B" w:rsidP="0002573B"/>
    <w:p w14:paraId="273F356A" w14:textId="77777777" w:rsidR="008066A5" w:rsidRDefault="008066A5">
      <w:pPr>
        <w:pStyle w:val="Sumrio1"/>
        <w:tabs>
          <w:tab w:val="left" w:pos="480"/>
        </w:tabs>
      </w:pPr>
      <w:r>
        <w:fldChar w:fldCharType="end"/>
      </w:r>
    </w:p>
    <w:p w14:paraId="3EF0EF56" w14:textId="77777777" w:rsidR="008066A5" w:rsidRDefault="008066A5">
      <w:pPr>
        <w:sectPr w:rsidR="008066A5" w:rsidSect="0017582F">
          <w:headerReference w:type="default" r:id="rId11"/>
          <w:footerReference w:type="default" r:id="rId12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3C1A8930" w14:textId="77777777" w:rsidR="008066A5" w:rsidRDefault="008066A5">
      <w:pPr>
        <w:pStyle w:val="Ttulo1"/>
      </w:pPr>
      <w:bookmarkStart w:id="2" w:name="_Toc467473439"/>
      <w:bookmarkStart w:id="3" w:name="_Toc467473971"/>
      <w:bookmarkStart w:id="4" w:name="_Toc467477710"/>
      <w:bookmarkStart w:id="5" w:name="_Toc467494864"/>
      <w:bookmarkStart w:id="6" w:name="_Toc467495234"/>
      <w:bookmarkStart w:id="7" w:name="_Toc468086040"/>
      <w:bookmarkStart w:id="8" w:name="_Toc497896595"/>
      <w:bookmarkStart w:id="9" w:name="_Toc55272333"/>
      <w:r>
        <w:lastRenderedPageBreak/>
        <w:t>Introdução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10DD332" w14:textId="77777777" w:rsidR="008066A5" w:rsidRDefault="008066A5">
      <w:r>
        <w:t xml:space="preserve">Este documento especifica os requisitos da solução </w:t>
      </w:r>
      <w:r w:rsidR="00363B70">
        <w:rPr>
          <w:i/>
          <w:iCs/>
          <w:color w:val="0000FF"/>
        </w:rPr>
        <w:t xml:space="preserve">da loja online YourLogo, </w:t>
      </w:r>
      <w:r>
        <w:t>fornecendo aos desenvolvedores as informações necessárias para o projeto e implementação, assim como para a realização dos testes e homologação da aplicação.</w:t>
      </w:r>
    </w:p>
    <w:p w14:paraId="6A6C206B" w14:textId="77777777" w:rsidR="008066A5" w:rsidRDefault="008066A5">
      <w:pPr>
        <w:pStyle w:val="Ttulo1"/>
        <w:ind w:left="431" w:hanging="431"/>
      </w:pPr>
      <w:bookmarkStart w:id="10" w:name="_Ref53483155"/>
      <w:bookmarkStart w:id="11" w:name="_Toc55272345"/>
      <w:r>
        <w:t>Requisitos funcionais</w:t>
      </w:r>
      <w:bookmarkEnd w:id="10"/>
      <w:bookmarkEnd w:id="11"/>
    </w:p>
    <w:p w14:paraId="5124A15B" w14:textId="77777777" w:rsidR="008066A5" w:rsidRDefault="008066A5">
      <w:bookmarkStart w:id="12" w:name="_Toc467473450"/>
      <w:bookmarkStart w:id="13" w:name="_Toc467473982"/>
      <w:bookmarkStart w:id="14" w:name="_Toc467477721"/>
      <w:bookmarkStart w:id="15" w:name="_Toc467494875"/>
      <w:bookmarkStart w:id="16" w:name="_Toc467495245"/>
      <w:bookmarkStart w:id="17" w:name="_Toc468086053"/>
      <w:bookmarkStart w:id="18" w:name="_Toc497726443"/>
      <w:bookmarkStart w:id="19" w:name="_Toc497896603"/>
      <w:r>
        <w:t xml:space="preserve">Essa seção apresenta todos os requisitos funcionais da aplicação. </w:t>
      </w:r>
    </w:p>
    <w:p w14:paraId="054EFCE6" w14:textId="77777777" w:rsidR="008066A5" w:rsidRDefault="00363B70" w:rsidP="00C06062">
      <w:pPr>
        <w:pStyle w:val="Requisito"/>
        <w:numPr>
          <w:ilvl w:val="0"/>
          <w:numId w:val="39"/>
        </w:numPr>
        <w:pBdr>
          <w:top w:val="single" w:sz="4" w:space="3" w:color="auto" w:shadow="1"/>
        </w:pBdr>
        <w:jc w:val="left"/>
        <w:rPr>
          <w:bCs/>
        </w:rPr>
      </w:pPr>
      <w:bookmarkStart w:id="20" w:name="_Toc467473451"/>
      <w:bookmarkStart w:id="21" w:name="_Toc467473983"/>
      <w:bookmarkStart w:id="22" w:name="_Toc467477722"/>
      <w:bookmarkStart w:id="23" w:name="_Toc467494876"/>
      <w:bookmarkStart w:id="24" w:name="_Toc467495246"/>
      <w:bookmarkStart w:id="25" w:name="_Toc468086054"/>
      <w:bookmarkStart w:id="26" w:name="_Toc497726444"/>
      <w:bookmarkStart w:id="27" w:name="_Toc497896604"/>
      <w:bookmarkStart w:id="28" w:name="RFXX001"/>
      <w:bookmarkStart w:id="29" w:name="_Toc55272347"/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iCs/>
        </w:rPr>
        <w:t>[RF001</w:t>
      </w:r>
      <w:r w:rsidR="008066A5">
        <w:rPr>
          <w:iCs/>
        </w:rPr>
        <w:t>]</w:t>
      </w:r>
      <w:r w:rsidR="008066A5">
        <w:rPr>
          <w:i/>
          <w:color w:val="0000FF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>
        <w:rPr>
          <w:i/>
          <w:color w:val="0000FF"/>
        </w:rPr>
        <w:t>Cadastro de usuário</w:t>
      </w:r>
      <w:bookmarkEnd w:id="29"/>
      <w:r w:rsidR="008066A5" w:rsidRPr="00C06062">
        <w:rPr>
          <w:bCs/>
        </w:rPr>
        <w:t xml:space="preserve"> </w:t>
      </w:r>
    </w:p>
    <w:p w14:paraId="4248B90E" w14:textId="77777777" w:rsidR="00C06062" w:rsidRPr="00C06062" w:rsidRDefault="00C06062" w:rsidP="00C06062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0"/>
        <w:gridCol w:w="425"/>
        <w:gridCol w:w="1912"/>
        <w:gridCol w:w="448"/>
        <w:gridCol w:w="1896"/>
        <w:gridCol w:w="472"/>
        <w:gridCol w:w="1867"/>
      </w:tblGrid>
      <w:tr w:rsidR="008066A5" w14:paraId="23C8DD00" w14:textId="77777777">
        <w:tc>
          <w:tcPr>
            <w:tcW w:w="1695" w:type="dxa"/>
          </w:tcPr>
          <w:p w14:paraId="7AF01C15" w14:textId="77777777" w:rsidR="008066A5" w:rsidRDefault="008066A5">
            <w:pPr>
              <w:jc w:val="left"/>
              <w:rPr>
                <w:b/>
                <w:bCs/>
              </w:rPr>
            </w:pPr>
            <w:bookmarkStart w:id="30" w:name="_Toc467473452"/>
            <w:bookmarkStart w:id="31" w:name="_Toc467473993"/>
            <w:bookmarkStart w:id="32" w:name="_Toc467477732"/>
            <w:bookmarkStart w:id="33" w:name="_Toc467494885"/>
            <w:bookmarkStart w:id="34" w:name="_Toc467495251"/>
            <w:bookmarkStart w:id="35" w:name="_Toc468086057"/>
            <w:bookmarkStart w:id="36" w:name="_Toc497726448"/>
            <w:bookmarkStart w:id="37" w:name="_Toc497896605"/>
            <w:r>
              <w:rPr>
                <w:b/>
                <w:bCs/>
              </w:rPr>
              <w:t xml:space="preserve">Prioridade: </w:t>
            </w:r>
          </w:p>
        </w:tc>
        <w:tc>
          <w:tcPr>
            <w:tcW w:w="425" w:type="dxa"/>
          </w:tcPr>
          <w:p w14:paraId="68725533" w14:textId="77777777" w:rsidR="008066A5" w:rsidRDefault="00363B70">
            <w:pPr>
              <w:pStyle w:val="destaque1"/>
              <w:keepNext w:val="0"/>
              <w:spacing w:before="60" w:after="60"/>
              <w:outlineLvl w:val="9"/>
              <w:rPr>
                <w:rFonts w:ascii="Times New Roman" w:hAnsi="Times New Roman"/>
                <w:bCs/>
                <w:noProof w:val="0"/>
              </w:rPr>
            </w:pPr>
            <w:r>
              <w:rPr>
                <w:rFonts w:ascii="Times New Roman" w:hAnsi="Times New Roman"/>
                <w:bCs/>
                <w:noProof w:val="0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8" w:name="Selecionar2"/>
            <w:r>
              <w:rPr>
                <w:rFonts w:ascii="Times New Roman" w:hAnsi="Times New Roman"/>
                <w:bCs/>
                <w:noProof w:val="0"/>
              </w:rPr>
              <w:instrText xml:space="preserve"> FORMCHECKBOX </w:instrText>
            </w:r>
            <w:r w:rsidR="00485F78">
              <w:rPr>
                <w:rFonts w:ascii="Times New Roman" w:hAnsi="Times New Roman"/>
                <w:bCs/>
                <w:noProof w:val="0"/>
              </w:rPr>
            </w:r>
            <w:r w:rsidR="00485F78">
              <w:rPr>
                <w:rFonts w:ascii="Times New Roman" w:hAnsi="Times New Roman"/>
                <w:bCs/>
                <w:noProof w:val="0"/>
              </w:rPr>
              <w:fldChar w:fldCharType="separate"/>
            </w:r>
            <w:r>
              <w:rPr>
                <w:rFonts w:ascii="Times New Roman" w:hAnsi="Times New Roman"/>
                <w:bCs/>
                <w:noProof w:val="0"/>
              </w:rPr>
              <w:fldChar w:fldCharType="end"/>
            </w:r>
            <w:bookmarkEnd w:id="38"/>
          </w:p>
        </w:tc>
        <w:tc>
          <w:tcPr>
            <w:tcW w:w="1960" w:type="dxa"/>
          </w:tcPr>
          <w:p w14:paraId="053B843C" w14:textId="77777777" w:rsidR="008066A5" w:rsidRDefault="008066A5">
            <w:pPr>
              <w:pStyle w:val="destaque1"/>
              <w:keepNext w:val="0"/>
              <w:spacing w:before="60" w:after="60"/>
              <w:outlineLvl w:val="9"/>
              <w:rPr>
                <w:rFonts w:ascii="Times New Roman" w:hAnsi="Times New Roman"/>
                <w:b w:val="0"/>
                <w:noProof w:val="0"/>
              </w:rPr>
            </w:pPr>
            <w:r>
              <w:rPr>
                <w:rFonts w:ascii="Times New Roman" w:hAnsi="Times New Roman"/>
                <w:b w:val="0"/>
                <w:noProof w:val="0"/>
              </w:rPr>
              <w:t>Essencial</w:t>
            </w:r>
          </w:p>
        </w:tc>
        <w:tc>
          <w:tcPr>
            <w:tcW w:w="450" w:type="dxa"/>
          </w:tcPr>
          <w:p w14:paraId="574CAB31" w14:textId="77777777" w:rsidR="008066A5" w:rsidRDefault="008066A5">
            <w:pPr>
              <w:pStyle w:val="destaque1"/>
              <w:keepNext w:val="0"/>
              <w:spacing w:before="60" w:after="60"/>
              <w:outlineLvl w:val="9"/>
              <w:rPr>
                <w:rFonts w:ascii="Times New Roman" w:hAnsi="Times New Roman"/>
                <w:bCs/>
                <w:noProof w:val="0"/>
              </w:rPr>
            </w:pPr>
            <w:r>
              <w:rPr>
                <w:rFonts w:ascii="Times New Roman" w:hAnsi="Times New Roman"/>
                <w:bCs/>
                <w:noProof w:val="0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Times New Roman" w:hAnsi="Times New Roman"/>
                <w:bCs/>
                <w:noProof w:val="0"/>
              </w:rPr>
              <w:instrText xml:space="preserve"> FORMCHECKBOX </w:instrText>
            </w:r>
            <w:r w:rsidR="00485F78">
              <w:rPr>
                <w:rFonts w:ascii="Times New Roman" w:hAnsi="Times New Roman"/>
                <w:bCs/>
                <w:noProof w:val="0"/>
              </w:rPr>
            </w:r>
            <w:r w:rsidR="00485F78">
              <w:rPr>
                <w:rFonts w:ascii="Times New Roman" w:hAnsi="Times New Roman"/>
                <w:bCs/>
                <w:noProof w:val="0"/>
              </w:rPr>
              <w:fldChar w:fldCharType="separate"/>
            </w:r>
            <w:r>
              <w:rPr>
                <w:rFonts w:ascii="Times New Roman" w:hAnsi="Times New Roman"/>
                <w:bCs/>
                <w:noProof w:val="0"/>
              </w:rPr>
              <w:fldChar w:fldCharType="end"/>
            </w:r>
          </w:p>
        </w:tc>
        <w:tc>
          <w:tcPr>
            <w:tcW w:w="1935" w:type="dxa"/>
          </w:tcPr>
          <w:p w14:paraId="335055E3" w14:textId="77777777" w:rsidR="008066A5" w:rsidRDefault="008066A5">
            <w:pPr>
              <w:pStyle w:val="destaque1"/>
              <w:keepNext w:val="0"/>
              <w:spacing w:before="60" w:after="60"/>
              <w:outlineLvl w:val="9"/>
              <w:rPr>
                <w:rFonts w:ascii="Times New Roman" w:hAnsi="Times New Roman"/>
                <w:b w:val="0"/>
                <w:noProof w:val="0"/>
              </w:rPr>
            </w:pPr>
            <w:r>
              <w:rPr>
                <w:rFonts w:ascii="Times New Roman" w:hAnsi="Times New Roman"/>
                <w:b w:val="0"/>
                <w:noProof w:val="0"/>
              </w:rPr>
              <w:t>Importante</w:t>
            </w:r>
          </w:p>
        </w:tc>
        <w:tc>
          <w:tcPr>
            <w:tcW w:w="475" w:type="dxa"/>
          </w:tcPr>
          <w:p w14:paraId="2BFBAC33" w14:textId="77777777" w:rsidR="008066A5" w:rsidRDefault="008066A5">
            <w:pPr>
              <w:pStyle w:val="destaque1"/>
              <w:keepNext w:val="0"/>
              <w:spacing w:before="60" w:after="60"/>
              <w:outlineLvl w:val="9"/>
              <w:rPr>
                <w:rFonts w:ascii="Times New Roman" w:hAnsi="Times New Roman"/>
                <w:bCs/>
                <w:noProof w:val="0"/>
              </w:rPr>
            </w:pPr>
            <w:r>
              <w:rPr>
                <w:rFonts w:ascii="Times New Roman" w:hAnsi="Times New Roman"/>
                <w:bCs/>
                <w:noProof w:val="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Times New Roman" w:hAnsi="Times New Roman"/>
                <w:bCs/>
                <w:noProof w:val="0"/>
              </w:rPr>
              <w:instrText xml:space="preserve"> FORMCHECKBOX </w:instrText>
            </w:r>
            <w:r w:rsidR="00485F78">
              <w:rPr>
                <w:rFonts w:ascii="Times New Roman" w:hAnsi="Times New Roman"/>
                <w:bCs/>
                <w:noProof w:val="0"/>
              </w:rPr>
            </w:r>
            <w:r w:rsidR="00485F78">
              <w:rPr>
                <w:rFonts w:ascii="Times New Roman" w:hAnsi="Times New Roman"/>
                <w:bCs/>
                <w:noProof w:val="0"/>
              </w:rPr>
              <w:fldChar w:fldCharType="separate"/>
            </w:r>
            <w:r>
              <w:rPr>
                <w:rFonts w:ascii="Times New Roman" w:hAnsi="Times New Roman"/>
                <w:bCs/>
                <w:noProof w:val="0"/>
              </w:rPr>
              <w:fldChar w:fldCharType="end"/>
            </w:r>
          </w:p>
        </w:tc>
        <w:tc>
          <w:tcPr>
            <w:tcW w:w="1910" w:type="dxa"/>
          </w:tcPr>
          <w:p w14:paraId="7109E5FC" w14:textId="77777777" w:rsidR="008066A5" w:rsidRDefault="008066A5">
            <w:pPr>
              <w:pStyle w:val="destaque1"/>
              <w:keepNext w:val="0"/>
              <w:spacing w:before="60" w:after="60"/>
              <w:outlineLvl w:val="9"/>
              <w:rPr>
                <w:rFonts w:ascii="Times New Roman" w:hAnsi="Times New Roman"/>
                <w:b w:val="0"/>
                <w:noProof w:val="0"/>
              </w:rPr>
            </w:pPr>
            <w:r>
              <w:rPr>
                <w:rFonts w:ascii="Times New Roman" w:hAnsi="Times New Roman"/>
                <w:b w:val="0"/>
                <w:noProof w:val="0"/>
              </w:rPr>
              <w:t>Desejável</w:t>
            </w:r>
          </w:p>
        </w:tc>
      </w:tr>
      <w:tr w:rsidR="008066A5" w14:paraId="099D8702" w14:textId="77777777">
        <w:tc>
          <w:tcPr>
            <w:tcW w:w="1695" w:type="dxa"/>
          </w:tcPr>
          <w:p w14:paraId="6BD30491" w14:textId="77777777" w:rsidR="008066A5" w:rsidRDefault="008066A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Ator(es):</w:t>
            </w:r>
          </w:p>
        </w:tc>
        <w:tc>
          <w:tcPr>
            <w:tcW w:w="7155" w:type="dxa"/>
            <w:gridSpan w:val="6"/>
          </w:tcPr>
          <w:p w14:paraId="19631807" w14:textId="77777777" w:rsidR="008066A5" w:rsidRDefault="00363B70" w:rsidP="00363B70">
            <w:pPr>
              <w:pStyle w:val="Fillinginstruction"/>
            </w:pPr>
            <w:r>
              <w:t>Cliente</w:t>
            </w:r>
          </w:p>
        </w:tc>
      </w:tr>
      <w:tr w:rsidR="008066A5" w14:paraId="47C22453" w14:textId="77777777">
        <w:tc>
          <w:tcPr>
            <w:tcW w:w="1695" w:type="dxa"/>
          </w:tcPr>
          <w:p w14:paraId="7B510F9F" w14:textId="77777777" w:rsidR="008066A5" w:rsidRDefault="008066A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Requisitos associados:</w:t>
            </w:r>
          </w:p>
        </w:tc>
        <w:tc>
          <w:tcPr>
            <w:tcW w:w="7155" w:type="dxa"/>
            <w:gridSpan w:val="6"/>
          </w:tcPr>
          <w:p w14:paraId="6FD133EE" w14:textId="77777777" w:rsidR="008066A5" w:rsidRDefault="00363B70">
            <w:pPr>
              <w:jc w:val="left"/>
              <w:rPr>
                <w:bCs/>
              </w:rPr>
            </w:pPr>
            <w:r>
              <w:rPr>
                <w:i/>
                <w:iCs/>
                <w:color w:val="0000FF"/>
              </w:rPr>
              <w:t>N/A</w:t>
            </w:r>
          </w:p>
        </w:tc>
      </w:tr>
    </w:tbl>
    <w:p w14:paraId="7DF86F85" w14:textId="77777777" w:rsidR="008066A5" w:rsidRDefault="008066A5" w:rsidP="00363B70">
      <w:pPr>
        <w:ind w:left="360"/>
        <w:rPr>
          <w:b/>
          <w:bCs/>
        </w:rPr>
      </w:pPr>
    </w:p>
    <w:p w14:paraId="3EDB4CAF" w14:textId="77777777" w:rsidR="00C06062" w:rsidRDefault="008066A5" w:rsidP="00C06062">
      <w:pPr>
        <w:ind w:left="360"/>
        <w:rPr>
          <w:i/>
          <w:iCs/>
          <w:color w:val="0000FF"/>
        </w:rPr>
      </w:pPr>
      <w:r>
        <w:rPr>
          <w:b/>
          <w:bCs/>
        </w:rPr>
        <w:t xml:space="preserve">Descrição: </w:t>
      </w:r>
      <w:r>
        <w:rPr>
          <w:i/>
          <w:iCs/>
          <w:color w:val="0000FF"/>
        </w:rPr>
        <w:t>&lt;</w:t>
      </w:r>
      <w:r w:rsidR="004435FC">
        <w:rPr>
          <w:i/>
          <w:iCs/>
          <w:color w:val="0000FF"/>
        </w:rPr>
        <w:t>Esta funcionalidade tem como objetivo realizar o cadastro d</w:t>
      </w:r>
      <w:r w:rsidR="00C06062">
        <w:rPr>
          <w:i/>
          <w:iCs/>
          <w:color w:val="0000FF"/>
        </w:rPr>
        <w:t xml:space="preserve">e “Não clientes” no </w:t>
      </w:r>
      <w:r w:rsidR="00C9070B">
        <w:rPr>
          <w:i/>
          <w:iCs/>
          <w:color w:val="0000FF"/>
        </w:rPr>
        <w:t xml:space="preserve">site </w:t>
      </w:r>
      <w:r w:rsidR="00C06062">
        <w:rPr>
          <w:i/>
          <w:iCs/>
          <w:color w:val="0000FF"/>
        </w:rPr>
        <w:t>p</w:t>
      </w:r>
      <w:r w:rsidR="004435FC">
        <w:rPr>
          <w:i/>
          <w:iCs/>
          <w:color w:val="0000FF"/>
        </w:rPr>
        <w:t xml:space="preserve">ara realização </w:t>
      </w:r>
      <w:r w:rsidR="00C06062">
        <w:rPr>
          <w:i/>
          <w:iCs/>
          <w:color w:val="0000FF"/>
        </w:rPr>
        <w:t xml:space="preserve">e acompanhamento </w:t>
      </w:r>
      <w:r w:rsidR="004435FC">
        <w:rPr>
          <w:i/>
          <w:iCs/>
          <w:color w:val="0000FF"/>
        </w:rPr>
        <w:t>de compras</w:t>
      </w:r>
      <w:r w:rsidR="00C06062">
        <w:rPr>
          <w:i/>
          <w:iCs/>
          <w:color w:val="0000FF"/>
        </w:rPr>
        <w:t>.</w:t>
      </w:r>
    </w:p>
    <w:p w14:paraId="7E19A9B7" w14:textId="77777777" w:rsidR="004435FC" w:rsidRDefault="0024156A">
      <w:pPr>
        <w:ind w:left="360"/>
        <w:rPr>
          <w:i/>
          <w:iCs/>
          <w:color w:val="0000FF"/>
        </w:rPr>
      </w:pPr>
      <w:r>
        <w:rPr>
          <w:noProof/>
        </w:rPr>
        <w:drawing>
          <wp:inline distT="0" distB="0" distL="0" distR="0" wp14:anchorId="70C46878" wp14:editId="39E8B45D">
            <wp:extent cx="5759450" cy="2604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D102" w14:textId="77777777" w:rsidR="004435FC" w:rsidRDefault="004435FC">
      <w:pPr>
        <w:ind w:left="360"/>
        <w:rPr>
          <w:i/>
          <w:iCs/>
          <w:color w:val="0000FF"/>
        </w:rPr>
      </w:pPr>
    </w:p>
    <w:p w14:paraId="03AF1990" w14:textId="77777777" w:rsidR="004435FC" w:rsidRDefault="0024156A">
      <w:pPr>
        <w:ind w:left="360"/>
        <w:rPr>
          <w:i/>
          <w:iCs/>
          <w:color w:val="0000FF"/>
        </w:rPr>
      </w:pPr>
      <w:r>
        <w:rPr>
          <w:noProof/>
        </w:rPr>
        <w:lastRenderedPageBreak/>
        <w:drawing>
          <wp:inline distT="0" distB="0" distL="0" distR="0" wp14:anchorId="2F5C1580" wp14:editId="7AB18E70">
            <wp:extent cx="5759450" cy="2695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6900" w14:textId="77777777" w:rsidR="0024156A" w:rsidRDefault="0024156A">
      <w:pPr>
        <w:ind w:left="360"/>
        <w:rPr>
          <w:i/>
          <w:iCs/>
          <w:color w:val="0000FF"/>
        </w:rPr>
      </w:pPr>
    </w:p>
    <w:p w14:paraId="5FED0DF9" w14:textId="77777777" w:rsidR="0024156A" w:rsidRDefault="0024156A">
      <w:pPr>
        <w:ind w:left="360"/>
        <w:rPr>
          <w:i/>
          <w:iCs/>
          <w:color w:val="0000FF"/>
        </w:rPr>
      </w:pPr>
      <w:r>
        <w:rPr>
          <w:noProof/>
        </w:rPr>
        <w:drawing>
          <wp:inline distT="0" distB="0" distL="0" distR="0" wp14:anchorId="08B24EB6" wp14:editId="3B823E83">
            <wp:extent cx="5759450" cy="27666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F5BB" w14:textId="77777777" w:rsidR="0024156A" w:rsidRDefault="0024156A">
      <w:pPr>
        <w:ind w:left="360"/>
        <w:rPr>
          <w:i/>
          <w:iCs/>
          <w:color w:val="0000FF"/>
        </w:rPr>
      </w:pPr>
    </w:p>
    <w:p w14:paraId="7808CC77" w14:textId="77777777" w:rsidR="0024156A" w:rsidRDefault="0024156A">
      <w:pPr>
        <w:ind w:left="360"/>
        <w:rPr>
          <w:i/>
          <w:iCs/>
          <w:color w:val="0000FF"/>
        </w:rPr>
      </w:pPr>
      <w:r>
        <w:rPr>
          <w:noProof/>
        </w:rPr>
        <w:drawing>
          <wp:inline distT="0" distB="0" distL="0" distR="0" wp14:anchorId="0EA4E961" wp14:editId="6799F425">
            <wp:extent cx="5759450" cy="213233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0A7" w14:textId="77777777" w:rsidR="00C06062" w:rsidRDefault="00C06062">
      <w:pPr>
        <w:ind w:left="360"/>
        <w:rPr>
          <w:i/>
          <w:iCs/>
          <w:color w:val="0000FF"/>
        </w:rPr>
      </w:pPr>
    </w:p>
    <w:p w14:paraId="77EF1E09" w14:textId="77777777" w:rsidR="00C06062" w:rsidRDefault="00C06062">
      <w:pPr>
        <w:ind w:left="360"/>
        <w:rPr>
          <w:i/>
          <w:iCs/>
          <w:color w:val="0000FF"/>
        </w:rPr>
      </w:pPr>
    </w:p>
    <w:p w14:paraId="2B604864" w14:textId="77777777" w:rsidR="008066A5" w:rsidRDefault="003752D7">
      <w:pPr>
        <w:ind w:left="360"/>
        <w:rPr>
          <w:i/>
          <w:color w:val="0000FF"/>
        </w:rPr>
      </w:pPr>
      <w:r>
        <w:rPr>
          <w:b/>
          <w:bCs/>
        </w:rPr>
        <w:lastRenderedPageBreak/>
        <w:t xml:space="preserve">Pré-condições: </w:t>
      </w:r>
      <w:r w:rsidR="0024156A">
        <w:rPr>
          <w:i/>
          <w:color w:val="0000FF"/>
        </w:rPr>
        <w:t>Cliente deve ter acesso a URL do site e possuir e-mail válido.</w:t>
      </w:r>
    </w:p>
    <w:p w14:paraId="27C5E764" w14:textId="77777777" w:rsidR="008066A5" w:rsidRDefault="003752D7">
      <w:pPr>
        <w:ind w:left="360"/>
        <w:rPr>
          <w:i/>
          <w:iCs/>
          <w:color w:val="0000FF"/>
        </w:rPr>
      </w:pPr>
      <w:r>
        <w:rPr>
          <w:b/>
          <w:bCs/>
        </w:rPr>
        <w:t xml:space="preserve">Pós-condições: </w:t>
      </w:r>
      <w:r w:rsidR="0024156A">
        <w:rPr>
          <w:i/>
          <w:iCs/>
          <w:color w:val="0000FF"/>
        </w:rPr>
        <w:t>O cadastro de novo cliente deve ser realizado com sucesso.</w:t>
      </w:r>
    </w:p>
    <w:p w14:paraId="6E4AB09B" w14:textId="77777777" w:rsidR="0024156A" w:rsidRDefault="0024156A">
      <w:pPr>
        <w:ind w:left="360"/>
        <w:rPr>
          <w:i/>
          <w:iCs/>
          <w:color w:val="0000FF"/>
        </w:rPr>
      </w:pPr>
    </w:p>
    <w:p w14:paraId="42661CE0" w14:textId="77777777" w:rsidR="008066A5" w:rsidRDefault="008066A5">
      <w:pPr>
        <w:ind w:left="360"/>
        <w:rPr>
          <w:b/>
          <w:bCs/>
        </w:rPr>
      </w:pPr>
      <w:r>
        <w:rPr>
          <w:b/>
          <w:bCs/>
        </w:rPr>
        <w:t>Fluxo principal</w:t>
      </w:r>
      <w:r w:rsidR="00B941FB">
        <w:rPr>
          <w:b/>
          <w:bCs/>
        </w:rPr>
        <w:t>:</w:t>
      </w:r>
    </w:p>
    <w:p w14:paraId="626E8CDF" w14:textId="77777777" w:rsidR="00B941FB" w:rsidRDefault="008E7561" w:rsidP="00B941FB">
      <w:pPr>
        <w:numPr>
          <w:ilvl w:val="0"/>
          <w:numId w:val="36"/>
        </w:numPr>
        <w:rPr>
          <w:i/>
          <w:iCs/>
          <w:color w:val="0000FF"/>
        </w:rPr>
      </w:pPr>
      <w:r>
        <w:t xml:space="preserve">Acessar a URL: </w:t>
      </w:r>
      <w:hyperlink r:id="rId17" w:history="1">
        <w:r w:rsidRPr="00B941FB">
          <w:rPr>
            <w:rStyle w:val="Hyperlink"/>
            <w:i/>
            <w:iCs/>
          </w:rPr>
          <w:t>http://automationpractice.com/index.php</w:t>
        </w:r>
      </w:hyperlink>
    </w:p>
    <w:p w14:paraId="461F3C80" w14:textId="77777777" w:rsidR="00B941FB" w:rsidRPr="00B941FB" w:rsidRDefault="00B941FB" w:rsidP="00B941FB">
      <w:pPr>
        <w:numPr>
          <w:ilvl w:val="0"/>
          <w:numId w:val="36"/>
        </w:numPr>
      </w:pPr>
      <w:r>
        <w:t>Clicar no botão “Sign in” para realizar novo cadastro no site</w:t>
      </w:r>
    </w:p>
    <w:p w14:paraId="3760CD26" w14:textId="77777777" w:rsidR="00B941FB" w:rsidRDefault="00B941FB" w:rsidP="00B941FB">
      <w:r>
        <w:rPr>
          <w:noProof/>
        </w:rPr>
        <w:drawing>
          <wp:inline distT="0" distB="0" distL="0" distR="0" wp14:anchorId="18381B57" wp14:editId="3B7DA1A9">
            <wp:extent cx="5759450" cy="260413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EBB2" w14:textId="77777777" w:rsidR="008066A5" w:rsidRDefault="00D1054A">
      <w:pPr>
        <w:numPr>
          <w:ilvl w:val="0"/>
          <w:numId w:val="36"/>
        </w:numPr>
      </w:pPr>
      <w:r>
        <w:t xml:space="preserve">No campo </w:t>
      </w:r>
      <w:r w:rsidR="0024156A">
        <w:t>“</w:t>
      </w:r>
      <w:r>
        <w:t>E-mail Adress</w:t>
      </w:r>
      <w:r w:rsidR="0024156A">
        <w:t>”</w:t>
      </w:r>
      <w:r>
        <w:t>, insira e-mail válido para criação de nova conta</w:t>
      </w:r>
    </w:p>
    <w:p w14:paraId="1320CAAF" w14:textId="77777777" w:rsidR="00B941FB" w:rsidRDefault="00B941FB" w:rsidP="00B941FB">
      <w:pPr>
        <w:numPr>
          <w:ilvl w:val="0"/>
          <w:numId w:val="36"/>
        </w:numPr>
      </w:pPr>
      <w:r>
        <w:t xml:space="preserve">Clique no botão “Create an account” para início de preenchimento de novo cadastro </w:t>
      </w:r>
    </w:p>
    <w:p w14:paraId="6C0C45D5" w14:textId="77777777" w:rsidR="00B941FB" w:rsidRDefault="00B941FB" w:rsidP="00B941FB">
      <w:r>
        <w:rPr>
          <w:noProof/>
        </w:rPr>
        <w:drawing>
          <wp:inline distT="0" distB="0" distL="0" distR="0" wp14:anchorId="5DAFAE0E" wp14:editId="37B52AE0">
            <wp:extent cx="5759450" cy="25996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E74E" w14:textId="77777777" w:rsidR="001B0C74" w:rsidRDefault="00D75953" w:rsidP="001B0C74">
      <w:pPr>
        <w:numPr>
          <w:ilvl w:val="0"/>
          <w:numId w:val="36"/>
        </w:numPr>
      </w:pPr>
      <w:r>
        <w:t xml:space="preserve">Preencha todos os campos </w:t>
      </w:r>
      <w:r w:rsidR="00B941FB">
        <w:t xml:space="preserve">para cadastro e </w:t>
      </w:r>
      <w:r>
        <w:t>clique em “Register”</w:t>
      </w:r>
      <w:r w:rsidR="00B941FB">
        <w:tab/>
      </w:r>
    </w:p>
    <w:p w14:paraId="01B9569C" w14:textId="77777777" w:rsidR="001B0C74" w:rsidRDefault="009714B5" w:rsidP="000A42B9">
      <w:pPr>
        <w:pStyle w:val="Ttulo1"/>
        <w:pBdr>
          <w:bottom w:val="single" w:sz="6" w:space="13" w:color="D6D4D4"/>
        </w:pBdr>
        <w:shd w:val="clear" w:color="auto" w:fill="FFFFFF"/>
        <w:spacing w:before="270" w:after="450" w:line="330" w:lineRule="atLeast"/>
        <w:textAlignment w:val="baseline"/>
      </w:pPr>
      <w:r w:rsidRPr="009714B5">
        <w:rPr>
          <w:rFonts w:cs="Arial"/>
          <w:caps/>
          <w:color w:val="555454"/>
          <w:sz w:val="27"/>
          <w:szCs w:val="27"/>
        </w:rPr>
        <w:lastRenderedPageBreak/>
        <w:t>SHOPPING-CART SUM</w:t>
      </w:r>
      <w:r w:rsidR="001B0C74">
        <w:rPr>
          <w:noProof/>
        </w:rPr>
        <w:drawing>
          <wp:inline distT="0" distB="0" distL="0" distR="0" wp14:anchorId="3C3A9A68" wp14:editId="2F42691D">
            <wp:extent cx="5759450" cy="25692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5C9" w14:textId="77777777" w:rsidR="001B0C74" w:rsidRDefault="001B0C74" w:rsidP="001B0C74"/>
    <w:p w14:paraId="294E02D2" w14:textId="77777777" w:rsidR="001B0C74" w:rsidRDefault="001B0C74" w:rsidP="001B0C74">
      <w:r>
        <w:rPr>
          <w:noProof/>
        </w:rPr>
        <w:drawing>
          <wp:inline distT="0" distB="0" distL="0" distR="0" wp14:anchorId="21C75581" wp14:editId="7727F2C7">
            <wp:extent cx="5759450" cy="24720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1C1" w14:textId="77777777" w:rsidR="001B0C74" w:rsidRDefault="001B0C74" w:rsidP="001B0C74">
      <w:r>
        <w:rPr>
          <w:noProof/>
        </w:rPr>
        <w:lastRenderedPageBreak/>
        <w:drawing>
          <wp:inline distT="0" distB="0" distL="0" distR="0" wp14:anchorId="5299AFFB" wp14:editId="6D011B67">
            <wp:extent cx="5759450" cy="27279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4D30" w14:textId="77777777" w:rsidR="00D75953" w:rsidRDefault="00D75953" w:rsidP="00D75953"/>
    <w:p w14:paraId="1526D646" w14:textId="62FBD2F9" w:rsidR="009714B5" w:rsidRDefault="009714B5" w:rsidP="009714B5">
      <w:pPr>
        <w:pStyle w:val="PargrafodaLista"/>
        <w:numPr>
          <w:ilvl w:val="0"/>
          <w:numId w:val="36"/>
        </w:numPr>
      </w:pPr>
      <w:r>
        <w:t>No momento em que os campos são preenchidos, o cliente será direcionado para a página de “</w:t>
      </w:r>
      <w:r w:rsidR="007E76A0">
        <w:t>MY ACCOUNT</w:t>
      </w:r>
      <w:r>
        <w:t xml:space="preserve"> e seu</w:t>
      </w:r>
      <w:r w:rsidR="007E76A0">
        <w:t xml:space="preserve"> nome e sobrenome será exibido no canto superior dire</w:t>
      </w:r>
      <w:r w:rsidR="000E449F">
        <w:t>i</w:t>
      </w:r>
      <w:r w:rsidR="007E76A0">
        <w:t>to.</w:t>
      </w:r>
    </w:p>
    <w:p w14:paraId="0DF6F8E0" w14:textId="77777777" w:rsidR="009714B5" w:rsidRDefault="009714B5" w:rsidP="009714B5"/>
    <w:p w14:paraId="56B65AC0" w14:textId="2475FAD5" w:rsidR="009714B5" w:rsidRDefault="007E76A0" w:rsidP="009714B5">
      <w:r>
        <w:rPr>
          <w:noProof/>
        </w:rPr>
        <w:drawing>
          <wp:inline distT="0" distB="0" distL="0" distR="0" wp14:anchorId="5D247ECA" wp14:editId="4F7B6E24">
            <wp:extent cx="5759450" cy="25958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C7D" w14:textId="77777777" w:rsidR="009714B5" w:rsidRDefault="009714B5" w:rsidP="009714B5"/>
    <w:p w14:paraId="1B5CB172" w14:textId="580EA124" w:rsidR="009714B5" w:rsidRDefault="007E76A0" w:rsidP="009714B5">
      <w:r w:rsidRPr="007E76A0">
        <w:rPr>
          <w:noProof/>
        </w:rPr>
        <w:lastRenderedPageBreak/>
        <w:drawing>
          <wp:inline distT="0" distB="0" distL="0" distR="0" wp14:anchorId="14DD2B82" wp14:editId="06FC9329">
            <wp:extent cx="5759450" cy="25958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3536" w14:textId="77777777" w:rsidR="009714B5" w:rsidRDefault="009714B5" w:rsidP="00D75953"/>
    <w:p w14:paraId="5ED62771" w14:textId="77777777" w:rsidR="008066A5" w:rsidRDefault="00D75953" w:rsidP="00B941FB">
      <w:pPr>
        <w:pStyle w:val="PargrafodaLista"/>
        <w:numPr>
          <w:ilvl w:val="0"/>
          <w:numId w:val="39"/>
        </w:numPr>
      </w:pPr>
      <w:r>
        <w:t>Preenchimento dos campos</w:t>
      </w:r>
      <w:r w:rsidR="00F9215E">
        <w:t xml:space="preserve"> da sessão</w:t>
      </w:r>
      <w:r>
        <w:t xml:space="preserve">: Your Personal Information </w:t>
      </w:r>
    </w:p>
    <w:p w14:paraId="58B3F72F" w14:textId="77777777" w:rsidR="00090C18" w:rsidRPr="00090C18" w:rsidRDefault="00090C18" w:rsidP="00D75953">
      <w:pPr>
        <w:rPr>
          <w:lang w:val="en-US"/>
        </w:rPr>
      </w:pPr>
      <w:r w:rsidRPr="00090C18">
        <w:rPr>
          <w:lang w:val="en-US"/>
        </w:rPr>
        <w:t xml:space="preserve">- Title: Radio button em Mr. </w:t>
      </w:r>
      <w:r>
        <w:rPr>
          <w:lang w:val="en-US"/>
        </w:rPr>
        <w:t xml:space="preserve">ou </w:t>
      </w:r>
      <w:r w:rsidRPr="00090C18">
        <w:rPr>
          <w:lang w:val="en-US"/>
        </w:rPr>
        <w:t>Mrs</w:t>
      </w:r>
      <w:r>
        <w:rPr>
          <w:lang w:val="en-US"/>
        </w:rPr>
        <w:t>.</w:t>
      </w:r>
    </w:p>
    <w:p w14:paraId="0B1EBDD0" w14:textId="77777777" w:rsidR="00D75953" w:rsidRDefault="00D75953" w:rsidP="00D75953">
      <w:r>
        <w:t>- Campo “First name”: Preenchimento obrigatório</w:t>
      </w:r>
      <w:r w:rsidR="00F9215E">
        <w:t>.</w:t>
      </w:r>
    </w:p>
    <w:p w14:paraId="35649214" w14:textId="77777777" w:rsidR="00D75953" w:rsidRDefault="00D75953" w:rsidP="00D75953">
      <w:r>
        <w:t>- Campo “Last name”: Preenchimento obrigatório.</w:t>
      </w:r>
    </w:p>
    <w:p w14:paraId="6E44E7F9" w14:textId="77777777" w:rsidR="00D75953" w:rsidRDefault="00D75953" w:rsidP="00D75953">
      <w:r>
        <w:t xml:space="preserve">- Campo “E-mail”: </w:t>
      </w:r>
      <w:r w:rsidR="00363C95">
        <w:t xml:space="preserve">O campo terá preenchimento default com o e-mail </w:t>
      </w:r>
      <w:r w:rsidR="00225F5E">
        <w:t xml:space="preserve">inserido na primeira tela para início de cadastro no formato </w:t>
      </w:r>
      <w:r>
        <w:t>“</w:t>
      </w:r>
      <w:hyperlink r:id="rId24" w:history="1">
        <w:r w:rsidRPr="006130A7">
          <w:rPr>
            <w:rStyle w:val="Hyperlink"/>
          </w:rPr>
          <w:t>teste@teste.com</w:t>
        </w:r>
      </w:hyperlink>
      <w:r>
        <w:t>”</w:t>
      </w:r>
      <w:r w:rsidR="00225F5E">
        <w:t>.</w:t>
      </w:r>
    </w:p>
    <w:p w14:paraId="64842C13" w14:textId="77777777" w:rsidR="00D75953" w:rsidRDefault="00D75953" w:rsidP="00D75953">
      <w:r>
        <w:t>- Campo “Password”: Preenchimento obrigatório obedecendo as exigências do campo com mínimo de cinco caracteres.</w:t>
      </w:r>
    </w:p>
    <w:p w14:paraId="3D9BAF0B" w14:textId="77777777" w:rsidR="00D75953" w:rsidRDefault="00D75953" w:rsidP="00D75953">
      <w:r>
        <w:t>- Campo</w:t>
      </w:r>
      <w:r w:rsidR="007E1A93">
        <w:t xml:space="preserve"> “Date of Birth”: Preenchimento selecionável e numérico. </w:t>
      </w:r>
    </w:p>
    <w:p w14:paraId="1897002E" w14:textId="77777777" w:rsidR="007E1A93" w:rsidRDefault="007E1A93" w:rsidP="00D75953">
      <w:pPr>
        <w:rPr>
          <w:lang w:val="en-US"/>
        </w:rPr>
      </w:pPr>
      <w:r w:rsidRPr="00F9215E">
        <w:rPr>
          <w:lang w:val="en-US"/>
        </w:rPr>
        <w:t>- Checkbox</w:t>
      </w:r>
      <w:r w:rsidR="00F9215E" w:rsidRPr="00F9215E">
        <w:rPr>
          <w:lang w:val="en-US"/>
        </w:rPr>
        <w:t xml:space="preserve"> “Sign up for our newsletter!”</w:t>
      </w:r>
      <w:r w:rsidRPr="00F9215E">
        <w:rPr>
          <w:lang w:val="en-US"/>
        </w:rPr>
        <w:t xml:space="preserve">: </w:t>
      </w:r>
      <w:r w:rsidR="004C63E2">
        <w:rPr>
          <w:lang w:val="en-US"/>
        </w:rPr>
        <w:t>Preenchimento o</w:t>
      </w:r>
      <w:r w:rsidRPr="00F9215E">
        <w:rPr>
          <w:lang w:val="en-US"/>
        </w:rPr>
        <w:t>pcional.</w:t>
      </w:r>
    </w:p>
    <w:p w14:paraId="73EEAD9D" w14:textId="77777777" w:rsidR="00F9215E" w:rsidRPr="00F9215E" w:rsidRDefault="00F9215E" w:rsidP="00D75953">
      <w:pPr>
        <w:rPr>
          <w:lang w:val="en-US"/>
        </w:rPr>
      </w:pPr>
      <w:r w:rsidRPr="00F9215E">
        <w:rPr>
          <w:lang w:val="en-US"/>
        </w:rPr>
        <w:t>- Checkbox “Receive special offers from our partners!</w:t>
      </w:r>
      <w:r>
        <w:rPr>
          <w:lang w:val="en-US"/>
        </w:rPr>
        <w:t>”</w:t>
      </w:r>
      <w:r w:rsidRPr="00F9215E">
        <w:rPr>
          <w:lang w:val="en-US"/>
        </w:rPr>
        <w:t>:</w:t>
      </w:r>
      <w:r w:rsidR="004C63E2">
        <w:rPr>
          <w:lang w:val="en-US"/>
        </w:rPr>
        <w:t xml:space="preserve"> Preenchimento</w:t>
      </w:r>
      <w:r w:rsidRPr="00F9215E">
        <w:rPr>
          <w:lang w:val="en-US"/>
        </w:rPr>
        <w:t xml:space="preserve"> </w:t>
      </w:r>
      <w:r w:rsidR="004C63E2">
        <w:rPr>
          <w:lang w:val="en-US"/>
        </w:rPr>
        <w:t>o</w:t>
      </w:r>
      <w:r w:rsidRPr="00F9215E">
        <w:rPr>
          <w:lang w:val="en-US"/>
        </w:rPr>
        <w:t>pcional.</w:t>
      </w:r>
    </w:p>
    <w:p w14:paraId="26875620" w14:textId="77777777" w:rsidR="007E1A93" w:rsidRPr="00F9215E" w:rsidRDefault="007E1A93" w:rsidP="00D75953">
      <w:pPr>
        <w:rPr>
          <w:lang w:val="en-US"/>
        </w:rPr>
      </w:pPr>
    </w:p>
    <w:p w14:paraId="30FFC74B" w14:textId="77777777" w:rsidR="007E1A93" w:rsidRDefault="00BD5DBC" w:rsidP="007A7EFC">
      <w:pPr>
        <w:pStyle w:val="PargrafodaLista"/>
        <w:numPr>
          <w:ilvl w:val="0"/>
          <w:numId w:val="39"/>
        </w:numPr>
      </w:pPr>
      <w:r>
        <w:t>Preenchimento dos campos</w:t>
      </w:r>
      <w:r w:rsidR="00F9215E">
        <w:t xml:space="preserve"> da sessão</w:t>
      </w:r>
      <w:r>
        <w:t>: Your Address</w:t>
      </w:r>
    </w:p>
    <w:p w14:paraId="5F8D4E87" w14:textId="77777777" w:rsidR="00F9215E" w:rsidRDefault="00BD5DBC" w:rsidP="00D75953">
      <w:r w:rsidRPr="00BD5DBC">
        <w:t xml:space="preserve">- Campo “First name”: Preenchimento </w:t>
      </w:r>
      <w:r w:rsidR="00090C18">
        <w:t xml:space="preserve">default de acordo com o preenchimento do campo “First name” no bloco </w:t>
      </w:r>
      <w:r w:rsidR="00F9215E">
        <w:t xml:space="preserve">Your Personal Information </w:t>
      </w:r>
    </w:p>
    <w:p w14:paraId="4B0A796B" w14:textId="77777777" w:rsidR="00BD5DBC" w:rsidRPr="00BD5DBC" w:rsidRDefault="00BD5DBC" w:rsidP="00D75953">
      <w:r w:rsidRPr="00BD5DBC">
        <w:t xml:space="preserve">- Campo “Last name”: </w:t>
      </w:r>
      <w:r>
        <w:t>Preechimento obrigatório.</w:t>
      </w:r>
    </w:p>
    <w:p w14:paraId="6BE0D8AF" w14:textId="77777777" w:rsidR="00BD5DBC" w:rsidRPr="00C4769A" w:rsidRDefault="00BD5DBC" w:rsidP="00D75953">
      <w:r w:rsidRPr="00C4769A">
        <w:t xml:space="preserve">- Company: </w:t>
      </w:r>
      <w:r w:rsidR="004C63E2">
        <w:t>Preenchimento opcional.</w:t>
      </w:r>
    </w:p>
    <w:p w14:paraId="2BE5911C" w14:textId="77777777" w:rsidR="00BD5DBC" w:rsidRPr="00C4769A" w:rsidRDefault="00BD5DBC" w:rsidP="00D75953">
      <w:r w:rsidRPr="00C4769A">
        <w:t xml:space="preserve">- Address: </w:t>
      </w:r>
      <w:r w:rsidR="00C4769A" w:rsidRPr="00C4769A">
        <w:t>Preenchimento obrigatório</w:t>
      </w:r>
      <w:r w:rsidR="004C63E2">
        <w:t>.</w:t>
      </w:r>
    </w:p>
    <w:p w14:paraId="20FCA96E" w14:textId="77777777" w:rsidR="00BD5DBC" w:rsidRPr="00C4769A" w:rsidRDefault="00BD5DBC" w:rsidP="00D75953">
      <w:r w:rsidRPr="00C4769A">
        <w:t>- City:</w:t>
      </w:r>
      <w:r w:rsidR="00C4769A" w:rsidRPr="00C4769A">
        <w:t xml:space="preserve"> Preenchimento obrigatório.</w:t>
      </w:r>
    </w:p>
    <w:p w14:paraId="17FC94AA" w14:textId="77777777" w:rsidR="00BD5DBC" w:rsidRPr="00C4769A" w:rsidRDefault="00BD5DBC" w:rsidP="00D75953">
      <w:r w:rsidRPr="00C4769A">
        <w:t xml:space="preserve">- State: </w:t>
      </w:r>
      <w:r w:rsidR="00C4769A" w:rsidRPr="00C4769A">
        <w:t>Preenchimento obrigatório.</w:t>
      </w:r>
    </w:p>
    <w:p w14:paraId="4FDFFDF9" w14:textId="77777777" w:rsidR="00BD5DBC" w:rsidRPr="00C4769A" w:rsidRDefault="00BD5DBC" w:rsidP="00D75953">
      <w:r w:rsidRPr="00C4769A">
        <w:t xml:space="preserve">- Zip/ Postal Code: </w:t>
      </w:r>
      <w:r w:rsidR="00C4769A" w:rsidRPr="00C4769A">
        <w:t>Preenchimento obrigatório.</w:t>
      </w:r>
    </w:p>
    <w:p w14:paraId="5F1F067B" w14:textId="77777777" w:rsidR="00BD5DBC" w:rsidRPr="004C63E2" w:rsidRDefault="00BD5DBC" w:rsidP="00D75953">
      <w:r w:rsidRPr="004C63E2">
        <w:t>- Country:</w:t>
      </w:r>
      <w:r w:rsidR="00C4769A" w:rsidRPr="004C63E2">
        <w:t xml:space="preserve"> </w:t>
      </w:r>
      <w:r w:rsidR="004C63E2" w:rsidRPr="004C63E2">
        <w:t>Preenchimento obrigatório.</w:t>
      </w:r>
    </w:p>
    <w:p w14:paraId="44489265" w14:textId="77777777" w:rsidR="00BD5DBC" w:rsidRPr="004C63E2" w:rsidRDefault="00BD5DBC" w:rsidP="00D75953">
      <w:r w:rsidRPr="004C63E2">
        <w:t>- Additional Information:</w:t>
      </w:r>
      <w:r w:rsidR="004C63E2" w:rsidRPr="004C63E2">
        <w:t xml:space="preserve"> Preenchimento opcional.</w:t>
      </w:r>
    </w:p>
    <w:p w14:paraId="2F25143E" w14:textId="77777777" w:rsidR="00BD5DBC" w:rsidRPr="004C63E2" w:rsidRDefault="00BD5DBC" w:rsidP="00D75953">
      <w:r w:rsidRPr="004C63E2">
        <w:t>- Home phone:</w:t>
      </w:r>
      <w:r w:rsidR="004C63E2" w:rsidRPr="004C63E2">
        <w:t xml:space="preserve"> Preenchimento opcional.</w:t>
      </w:r>
    </w:p>
    <w:p w14:paraId="3C866969" w14:textId="77777777" w:rsidR="00BD5DBC" w:rsidRPr="00090C18" w:rsidRDefault="00BD5DBC" w:rsidP="00D75953">
      <w:r w:rsidRPr="00090C18">
        <w:t>- Mobile phone:</w:t>
      </w:r>
      <w:r w:rsidR="00C4769A" w:rsidRPr="00090C18">
        <w:t xml:space="preserve"> Preenchimento obrigatório.</w:t>
      </w:r>
    </w:p>
    <w:p w14:paraId="0B86C7A6" w14:textId="77777777" w:rsidR="00D75953" w:rsidRPr="00090C18" w:rsidRDefault="00BD5DBC" w:rsidP="009714B5">
      <w:r w:rsidRPr="00090C18">
        <w:lastRenderedPageBreak/>
        <w:t xml:space="preserve">- Assign an address alias for future reference: </w:t>
      </w:r>
      <w:r w:rsidR="00090C18" w:rsidRPr="00090C18">
        <w:t>Preenchimento obrigatório.</w:t>
      </w:r>
    </w:p>
    <w:p w14:paraId="4CA5F15D" w14:textId="77777777" w:rsidR="00D75953" w:rsidRPr="00090C18" w:rsidRDefault="00D75953">
      <w:pPr>
        <w:ind w:left="851"/>
      </w:pPr>
    </w:p>
    <w:p w14:paraId="15295042" w14:textId="77777777" w:rsidR="006028AC" w:rsidRPr="006028AC" w:rsidRDefault="00B71437" w:rsidP="007A7EFC">
      <w:pPr>
        <w:rPr>
          <w:bCs/>
          <w:sz w:val="20"/>
        </w:rPr>
      </w:pPr>
      <w:r>
        <w:rPr>
          <w:b/>
          <w:bCs/>
        </w:rPr>
        <w:t>Fluxo alternativo</w:t>
      </w:r>
      <w:r w:rsidR="006028AC">
        <w:rPr>
          <w:b/>
          <w:bCs/>
        </w:rPr>
        <w:t xml:space="preserve"> </w:t>
      </w:r>
      <w:r w:rsidRPr="00B71437">
        <w:rPr>
          <w:b/>
          <w:bCs/>
        </w:rPr>
        <w:t>001:</w:t>
      </w:r>
    </w:p>
    <w:p w14:paraId="6CF8B4CA" w14:textId="77777777" w:rsidR="009714B5" w:rsidRPr="00DF3E1F" w:rsidRDefault="009714B5" w:rsidP="006028AC">
      <w:pPr>
        <w:pStyle w:val="PargrafodaLista"/>
        <w:numPr>
          <w:ilvl w:val="0"/>
          <w:numId w:val="45"/>
        </w:numPr>
        <w:rPr>
          <w:b/>
          <w:bCs/>
        </w:rPr>
      </w:pPr>
      <w:r>
        <w:t xml:space="preserve">Acessar a URL: </w:t>
      </w:r>
      <w:hyperlink r:id="rId25" w:history="1">
        <w:r w:rsidRPr="006028AC">
          <w:rPr>
            <w:rStyle w:val="Hyperlink"/>
            <w:i/>
            <w:iCs/>
          </w:rPr>
          <w:t>http://automationpractice.com/index.php</w:t>
        </w:r>
      </w:hyperlink>
    </w:p>
    <w:p w14:paraId="1C3C87CC" w14:textId="77777777" w:rsidR="00DF3E1F" w:rsidRDefault="00DF3E1F" w:rsidP="00DF3E1F">
      <w:pPr>
        <w:rPr>
          <w:b/>
          <w:bCs/>
        </w:rPr>
      </w:pPr>
      <w:r>
        <w:rPr>
          <w:noProof/>
        </w:rPr>
        <w:drawing>
          <wp:inline distT="0" distB="0" distL="0" distR="0" wp14:anchorId="63A671BF" wp14:editId="03668E52">
            <wp:extent cx="5759450" cy="260413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B7D" w14:textId="77777777" w:rsidR="00DF3E1F" w:rsidRPr="00DF3E1F" w:rsidRDefault="00DF3E1F" w:rsidP="00DF3E1F">
      <w:pPr>
        <w:rPr>
          <w:b/>
          <w:bCs/>
        </w:rPr>
      </w:pPr>
    </w:p>
    <w:p w14:paraId="7986E4F4" w14:textId="77777777" w:rsidR="00DF3E1F" w:rsidRPr="000C201B" w:rsidRDefault="006028AC" w:rsidP="006E39A6">
      <w:pPr>
        <w:pStyle w:val="PargrafodaLista"/>
        <w:numPr>
          <w:ilvl w:val="0"/>
          <w:numId w:val="45"/>
        </w:numPr>
      </w:pPr>
      <w:r w:rsidRPr="000C201B">
        <w:t>Selecionar qualquer produto de sua preferência</w:t>
      </w:r>
    </w:p>
    <w:p w14:paraId="470A7015" w14:textId="77777777" w:rsidR="00DF3E1F" w:rsidRPr="00DF3E1F" w:rsidRDefault="00DF3E1F" w:rsidP="00DF3E1F">
      <w:pPr>
        <w:rPr>
          <w:b/>
          <w:bCs/>
        </w:rPr>
      </w:pPr>
      <w:r>
        <w:rPr>
          <w:noProof/>
        </w:rPr>
        <w:drawing>
          <wp:inline distT="0" distB="0" distL="0" distR="0" wp14:anchorId="106EA2C7" wp14:editId="7F676E9A">
            <wp:extent cx="5759450" cy="232346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B0D0" w14:textId="77777777" w:rsidR="006028AC" w:rsidRPr="000C201B" w:rsidRDefault="006028AC" w:rsidP="006028AC">
      <w:pPr>
        <w:pStyle w:val="PargrafodaLista"/>
        <w:numPr>
          <w:ilvl w:val="0"/>
          <w:numId w:val="45"/>
        </w:numPr>
      </w:pPr>
      <w:r w:rsidRPr="000C201B">
        <w:t xml:space="preserve">Clicar em “Add to car” </w:t>
      </w:r>
    </w:p>
    <w:p w14:paraId="5BDE1DF0" w14:textId="77777777" w:rsidR="00DF3E1F" w:rsidRPr="00DF3E1F" w:rsidRDefault="00DF3E1F" w:rsidP="00DF3E1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0B00A2" wp14:editId="472415E7">
            <wp:extent cx="5759450" cy="27876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5C1F" w14:textId="77777777" w:rsidR="006028AC" w:rsidRPr="000C201B" w:rsidRDefault="006028AC" w:rsidP="006028AC">
      <w:pPr>
        <w:pStyle w:val="PargrafodaLista"/>
        <w:numPr>
          <w:ilvl w:val="0"/>
          <w:numId w:val="45"/>
        </w:numPr>
      </w:pPr>
      <w:r w:rsidRPr="000C201B">
        <w:t>Ao aparecer pop-up informando que o produto foi adicionado ao carrinho com sucesso, clique em “Proceed to checkout”</w:t>
      </w:r>
    </w:p>
    <w:p w14:paraId="7AEE0C97" w14:textId="77777777" w:rsidR="00DF3E1F" w:rsidRPr="00DF3E1F" w:rsidRDefault="00DF3E1F" w:rsidP="00DF3E1F">
      <w:pPr>
        <w:rPr>
          <w:b/>
          <w:bCs/>
        </w:rPr>
      </w:pPr>
      <w:r>
        <w:rPr>
          <w:noProof/>
        </w:rPr>
        <w:drawing>
          <wp:inline distT="0" distB="0" distL="0" distR="0" wp14:anchorId="4E690A98" wp14:editId="2EC85498">
            <wp:extent cx="5759450" cy="193611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C76" w14:textId="77777777" w:rsidR="00DF3E1F" w:rsidRPr="00DF3E1F" w:rsidRDefault="006028AC" w:rsidP="006028AC">
      <w:pPr>
        <w:pStyle w:val="PargrafodaLista"/>
        <w:numPr>
          <w:ilvl w:val="0"/>
          <w:numId w:val="45"/>
        </w:numPr>
      </w:pPr>
      <w:r w:rsidRPr="000C201B">
        <w:t>Você será direcionado para a tela “Summary”</w:t>
      </w:r>
      <w:r w:rsidR="00DF3E1F" w:rsidRPr="000C201B">
        <w:t xml:space="preserve">. Clique no botão “Proceed to checkout” </w:t>
      </w:r>
    </w:p>
    <w:p w14:paraId="7892FB3A" w14:textId="77777777" w:rsidR="00DF3E1F" w:rsidRPr="00DF3E1F" w:rsidRDefault="00DF3E1F" w:rsidP="00DF3E1F">
      <w:r>
        <w:rPr>
          <w:noProof/>
        </w:rPr>
        <w:drawing>
          <wp:inline distT="0" distB="0" distL="0" distR="0" wp14:anchorId="566209DC" wp14:editId="0A211112">
            <wp:extent cx="5759450" cy="2449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166" w14:textId="77777777" w:rsidR="006028AC" w:rsidRDefault="00DF3E1F" w:rsidP="006028AC">
      <w:pPr>
        <w:pStyle w:val="PargrafodaLista"/>
        <w:numPr>
          <w:ilvl w:val="0"/>
          <w:numId w:val="45"/>
        </w:numPr>
      </w:pPr>
      <w:r>
        <w:t>N</w:t>
      </w:r>
      <w:r w:rsidR="006028AC">
        <w:t>o campo “E-mail Adress”, insira e-mail válido para criação de nova conta</w:t>
      </w:r>
    </w:p>
    <w:p w14:paraId="1E1FCD50" w14:textId="77777777" w:rsidR="00DF3E1F" w:rsidRDefault="00DF3E1F" w:rsidP="00DF3E1F">
      <w:r>
        <w:rPr>
          <w:noProof/>
        </w:rPr>
        <w:lastRenderedPageBreak/>
        <w:drawing>
          <wp:inline distT="0" distB="0" distL="0" distR="0" wp14:anchorId="31989257" wp14:editId="4532F34A">
            <wp:extent cx="5759450" cy="23107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45F0" w14:textId="77777777" w:rsidR="006028AC" w:rsidRDefault="006028AC" w:rsidP="006028AC">
      <w:pPr>
        <w:pStyle w:val="PargrafodaLista"/>
        <w:numPr>
          <w:ilvl w:val="0"/>
          <w:numId w:val="45"/>
        </w:numPr>
      </w:pPr>
      <w:r>
        <w:t xml:space="preserve">Clique no botão “Create an account” para início de preenchimento de novo cadastro </w:t>
      </w:r>
    </w:p>
    <w:p w14:paraId="35CBD3CB" w14:textId="77777777" w:rsidR="00DF3E1F" w:rsidRPr="00DF3E1F" w:rsidRDefault="00DF3E1F" w:rsidP="009F70D3">
      <w:pPr>
        <w:pStyle w:val="PargrafodaLista"/>
        <w:numPr>
          <w:ilvl w:val="0"/>
          <w:numId w:val="45"/>
        </w:numPr>
      </w:pPr>
      <w:r>
        <w:t>Preencha todos os campos para cadastro conforme fluxo principal e clique em “Register”</w:t>
      </w:r>
    </w:p>
    <w:p w14:paraId="6788D0C9" w14:textId="77777777" w:rsidR="00DF3E1F" w:rsidRDefault="00DF3E1F" w:rsidP="008E7561">
      <w:pPr>
        <w:ind w:left="720"/>
        <w:rPr>
          <w:bCs/>
          <w:sz w:val="20"/>
        </w:rPr>
      </w:pPr>
    </w:p>
    <w:p w14:paraId="06BE9826" w14:textId="77777777" w:rsidR="00B71437" w:rsidRDefault="00B71437" w:rsidP="00B71437">
      <w:pPr>
        <w:ind w:left="360"/>
        <w:rPr>
          <w:b/>
          <w:bCs/>
        </w:rPr>
      </w:pPr>
      <w:r>
        <w:rPr>
          <w:b/>
          <w:bCs/>
        </w:rPr>
        <w:t xml:space="preserve">Fluxo alternativo </w:t>
      </w:r>
      <w:r w:rsidR="000C201B">
        <w:rPr>
          <w:b/>
          <w:bCs/>
        </w:rPr>
        <w:t>002</w:t>
      </w:r>
      <w:r w:rsidRPr="00B71437">
        <w:rPr>
          <w:b/>
          <w:bCs/>
        </w:rPr>
        <w:t>:</w:t>
      </w:r>
    </w:p>
    <w:p w14:paraId="58DF9736" w14:textId="77777777" w:rsidR="00B71437" w:rsidRPr="000C201B" w:rsidRDefault="00B71437" w:rsidP="00B71437">
      <w:pPr>
        <w:pStyle w:val="PargrafodaLista"/>
        <w:numPr>
          <w:ilvl w:val="0"/>
          <w:numId w:val="47"/>
        </w:numPr>
        <w:rPr>
          <w:b/>
          <w:bCs/>
        </w:rPr>
      </w:pPr>
      <w:r>
        <w:t xml:space="preserve">Acessar a URL: </w:t>
      </w:r>
      <w:hyperlink r:id="rId31" w:history="1">
        <w:r w:rsidRPr="00B71437">
          <w:rPr>
            <w:rStyle w:val="Hyperlink"/>
            <w:i/>
            <w:iCs/>
          </w:rPr>
          <w:t>http://automationpractice.com/index.php</w:t>
        </w:r>
      </w:hyperlink>
    </w:p>
    <w:p w14:paraId="14B8CF4E" w14:textId="77777777" w:rsidR="000C201B" w:rsidRDefault="000C201B" w:rsidP="000C201B">
      <w:pPr>
        <w:rPr>
          <w:b/>
          <w:bCs/>
        </w:rPr>
      </w:pPr>
      <w:r>
        <w:rPr>
          <w:noProof/>
        </w:rPr>
        <w:drawing>
          <wp:inline distT="0" distB="0" distL="0" distR="0" wp14:anchorId="4EAC35FF" wp14:editId="3FA068DB">
            <wp:extent cx="5759450" cy="26041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B144" w14:textId="77777777" w:rsidR="000C201B" w:rsidRPr="000C201B" w:rsidRDefault="000C201B" w:rsidP="000C201B">
      <w:pPr>
        <w:rPr>
          <w:b/>
          <w:bCs/>
        </w:rPr>
      </w:pPr>
    </w:p>
    <w:p w14:paraId="3C9E2D95" w14:textId="77777777" w:rsidR="000C201B" w:rsidRDefault="00B71437" w:rsidP="000C201B">
      <w:pPr>
        <w:pStyle w:val="PargrafodaLista"/>
        <w:numPr>
          <w:ilvl w:val="0"/>
          <w:numId w:val="47"/>
        </w:numPr>
      </w:pPr>
      <w:r w:rsidRPr="00B71437">
        <w:t>Ao final da tela “Home” do site, clique em “My account”</w:t>
      </w:r>
    </w:p>
    <w:p w14:paraId="1B478998" w14:textId="77777777" w:rsidR="000C201B" w:rsidRDefault="000C201B" w:rsidP="000C201B">
      <w:r>
        <w:rPr>
          <w:noProof/>
        </w:rPr>
        <w:lastRenderedPageBreak/>
        <w:drawing>
          <wp:inline distT="0" distB="0" distL="0" distR="0" wp14:anchorId="07E35EA5" wp14:editId="38B2A58D">
            <wp:extent cx="5759450" cy="2378710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53E" w14:textId="77777777" w:rsidR="000C201B" w:rsidRPr="00B71437" w:rsidRDefault="000C201B" w:rsidP="000C201B"/>
    <w:p w14:paraId="2E4B17C4" w14:textId="77777777" w:rsidR="00B71437" w:rsidRPr="000C201B" w:rsidRDefault="00B71437" w:rsidP="007A7EFC">
      <w:pPr>
        <w:pStyle w:val="PargrafodaLista"/>
        <w:numPr>
          <w:ilvl w:val="0"/>
          <w:numId w:val="47"/>
        </w:numPr>
        <w:rPr>
          <w:b/>
          <w:bCs/>
        </w:rPr>
      </w:pPr>
      <w:r w:rsidRPr="00B71437">
        <w:t xml:space="preserve">Você será direcionado para a tela “Authentication”, no campo “E-mail” </w:t>
      </w:r>
      <w:r>
        <w:t>insira e-mail válido para criação de nova conta</w:t>
      </w:r>
    </w:p>
    <w:p w14:paraId="11DB958B" w14:textId="77777777" w:rsidR="000C201B" w:rsidRDefault="000C201B" w:rsidP="000C201B">
      <w:pPr>
        <w:pStyle w:val="PargrafodaLista"/>
        <w:numPr>
          <w:ilvl w:val="0"/>
          <w:numId w:val="47"/>
        </w:numPr>
      </w:pPr>
      <w:r>
        <w:t xml:space="preserve">Clique no botão “Create an account” para início de preenchimento de novo cadastro </w:t>
      </w:r>
    </w:p>
    <w:p w14:paraId="3004B915" w14:textId="77777777" w:rsidR="000C201B" w:rsidRPr="000C201B" w:rsidRDefault="000C201B" w:rsidP="000C201B">
      <w:pPr>
        <w:rPr>
          <w:b/>
          <w:bCs/>
        </w:rPr>
      </w:pPr>
    </w:p>
    <w:p w14:paraId="403D2E53" w14:textId="77777777" w:rsidR="000C201B" w:rsidRPr="000C201B" w:rsidRDefault="000C201B" w:rsidP="000C201B">
      <w:pPr>
        <w:rPr>
          <w:b/>
          <w:bCs/>
        </w:rPr>
      </w:pPr>
      <w:r>
        <w:rPr>
          <w:noProof/>
        </w:rPr>
        <w:drawing>
          <wp:inline distT="0" distB="0" distL="0" distR="0" wp14:anchorId="3885E23F" wp14:editId="0345646E">
            <wp:extent cx="5759450" cy="25996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FBE0" w14:textId="77777777" w:rsidR="00B71437" w:rsidRPr="00DF3E1F" w:rsidRDefault="00B71437" w:rsidP="000C201B">
      <w:pPr>
        <w:pStyle w:val="PargrafodaLista"/>
        <w:numPr>
          <w:ilvl w:val="0"/>
          <w:numId w:val="47"/>
        </w:numPr>
      </w:pPr>
      <w:r>
        <w:t>Preencha todos os campos para cadastro conforme fluxo principal e clique em “Register”</w:t>
      </w:r>
    </w:p>
    <w:p w14:paraId="20996C0F" w14:textId="77777777" w:rsidR="00B71437" w:rsidRPr="00B71437" w:rsidRDefault="00E162D8" w:rsidP="00E162D8">
      <w:pPr>
        <w:pStyle w:val="PargrafodaLista"/>
        <w:tabs>
          <w:tab w:val="left" w:pos="1754"/>
        </w:tabs>
        <w:rPr>
          <w:b/>
          <w:bCs/>
        </w:rPr>
      </w:pPr>
      <w:r>
        <w:rPr>
          <w:b/>
          <w:bCs/>
        </w:rPr>
        <w:tab/>
      </w:r>
    </w:p>
    <w:p w14:paraId="38D35151" w14:textId="77777777" w:rsidR="00B71437" w:rsidRPr="006028AC" w:rsidRDefault="00B71437" w:rsidP="00B71437">
      <w:pPr>
        <w:ind w:left="360"/>
        <w:rPr>
          <w:bCs/>
          <w:sz w:val="20"/>
        </w:rPr>
      </w:pPr>
    </w:p>
    <w:p w14:paraId="1DE37069" w14:textId="77777777" w:rsidR="008066A5" w:rsidRDefault="008066A5">
      <w:pPr>
        <w:pStyle w:val="Recuodecorpodetexto2"/>
        <w:rPr>
          <w:rFonts w:ascii="Times New Roman" w:hAnsi="Times New Roman" w:cs="Times New Roman"/>
        </w:rPr>
      </w:pPr>
    </w:p>
    <w:bookmarkEnd w:id="30"/>
    <w:bookmarkEnd w:id="31"/>
    <w:bookmarkEnd w:id="32"/>
    <w:bookmarkEnd w:id="33"/>
    <w:bookmarkEnd w:id="34"/>
    <w:bookmarkEnd w:id="35"/>
    <w:bookmarkEnd w:id="36"/>
    <w:bookmarkEnd w:id="37"/>
    <w:p w14:paraId="395C39C5" w14:textId="77777777" w:rsidR="008066A5" w:rsidRDefault="008066A5">
      <w:pPr>
        <w:pStyle w:val="Fillinginstruction"/>
        <w:ind w:left="851"/>
      </w:pPr>
    </w:p>
    <w:sectPr w:rsidR="008066A5" w:rsidSect="0017582F">
      <w:headerReference w:type="even" r:id="rId33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DFCA5" w14:textId="77777777" w:rsidR="00485F78" w:rsidRDefault="00485F78">
      <w:r>
        <w:separator/>
      </w:r>
    </w:p>
  </w:endnote>
  <w:endnote w:type="continuationSeparator" w:id="0">
    <w:p w14:paraId="126D0E4F" w14:textId="77777777" w:rsidR="00485F78" w:rsidRDefault="00485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503"/>
      <w:gridCol w:w="4783"/>
    </w:tblGrid>
    <w:tr w:rsidR="008066A5" w14:paraId="0ED6B05D" w14:textId="77777777">
      <w:trPr>
        <w:cantSplit/>
        <w:trHeight w:val="368"/>
      </w:trPr>
      <w:tc>
        <w:tcPr>
          <w:tcW w:w="4503" w:type="dxa"/>
          <w:vMerge w:val="restart"/>
          <w:tcBorders>
            <w:top w:val="single" w:sz="4" w:space="0" w:color="auto"/>
          </w:tcBorders>
        </w:tcPr>
        <w:p w14:paraId="38DEDE18" w14:textId="77777777" w:rsidR="008066A5" w:rsidRDefault="008066A5">
          <w:pPr>
            <w:pStyle w:val="Rodap"/>
            <w:jc w:val="left"/>
            <w:rPr>
              <w:snapToGrid w:val="0"/>
              <w:lang w:eastAsia="en-US"/>
            </w:rPr>
          </w:pPr>
          <w:r>
            <w:rPr>
              <w:snapToGrid w:val="0"/>
              <w:lang w:eastAsia="en-US"/>
            </w:rPr>
            <w:t xml:space="preserve">Arquivo: </w:t>
          </w:r>
          <w:r w:rsidR="00D43EAA">
            <w:rPr>
              <w:snapToGrid w:val="0"/>
              <w:lang w:eastAsia="en-US"/>
            </w:rPr>
            <w:t>Doc1</w:t>
          </w:r>
        </w:p>
        <w:p w14:paraId="58FB053A" w14:textId="77777777" w:rsidR="008066A5" w:rsidRDefault="008066A5">
          <w:pPr>
            <w:pStyle w:val="Rodap"/>
            <w:jc w:val="left"/>
          </w:pPr>
        </w:p>
      </w:tc>
      <w:tc>
        <w:tcPr>
          <w:tcW w:w="4783" w:type="dxa"/>
          <w:tcBorders>
            <w:top w:val="single" w:sz="4" w:space="0" w:color="auto"/>
          </w:tcBorders>
        </w:tcPr>
        <w:p w14:paraId="310458FD" w14:textId="77777777" w:rsidR="008066A5" w:rsidRDefault="008066A5">
          <w:pPr>
            <w:pStyle w:val="Rodap"/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D43EAA">
            <w:rPr>
              <w:rStyle w:val="Nmerodepgina"/>
              <w:noProof/>
            </w:rPr>
            <w:t>12</w:t>
          </w:r>
          <w:r>
            <w:rPr>
              <w:rStyle w:val="Nmerodepgina"/>
            </w:rPr>
            <w:fldChar w:fldCharType="end"/>
          </w:r>
          <w:bookmarkStart w:id="1" w:name="_Ref471361557"/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D43EAA">
            <w:rPr>
              <w:rStyle w:val="Nmerodepgina"/>
              <w:noProof/>
            </w:rPr>
            <w:t>14</w:t>
          </w:r>
          <w:r>
            <w:rPr>
              <w:rStyle w:val="Nmerodepgina"/>
            </w:rPr>
            <w:fldChar w:fldCharType="end"/>
          </w:r>
        </w:p>
      </w:tc>
    </w:tr>
    <w:tr w:rsidR="008066A5" w14:paraId="2CFD4788" w14:textId="77777777">
      <w:trPr>
        <w:cantSplit/>
        <w:trHeight w:val="367"/>
      </w:trPr>
      <w:tc>
        <w:tcPr>
          <w:tcW w:w="4503" w:type="dxa"/>
          <w:vMerge/>
        </w:tcPr>
        <w:p w14:paraId="5D389A14" w14:textId="77777777" w:rsidR="008066A5" w:rsidRDefault="008066A5">
          <w:pPr>
            <w:pStyle w:val="Rodap"/>
            <w:jc w:val="left"/>
          </w:pPr>
        </w:p>
      </w:tc>
      <w:tc>
        <w:tcPr>
          <w:tcW w:w="4783" w:type="dxa"/>
        </w:tcPr>
        <w:p w14:paraId="5F7BD73E" w14:textId="33C86947" w:rsidR="008066A5" w:rsidRDefault="008066A5">
          <w:pPr>
            <w:pStyle w:val="Rodap"/>
            <w:jc w:val="right"/>
          </w:pPr>
          <w:r>
            <w:t xml:space="preserve">Última Atualização: </w:t>
          </w:r>
          <w:r w:rsidR="00485F78">
            <w:fldChar w:fldCharType="begin"/>
          </w:r>
          <w:r w:rsidR="00485F78">
            <w:instrText xml:space="preserve"> SAVEDATE  \* MERGEFORMAT </w:instrText>
          </w:r>
          <w:r w:rsidR="00485F78">
            <w:fldChar w:fldCharType="separate"/>
          </w:r>
          <w:r w:rsidR="000E449F">
            <w:rPr>
              <w:noProof/>
            </w:rPr>
            <w:t>09/11/2020 08:50:00</w:t>
          </w:r>
          <w:r w:rsidR="00485F78">
            <w:rPr>
              <w:noProof/>
            </w:rPr>
            <w:fldChar w:fldCharType="end"/>
          </w:r>
          <w:r>
            <w:t>h</w:t>
          </w:r>
        </w:p>
      </w:tc>
    </w:tr>
    <w:bookmarkEnd w:id="1"/>
  </w:tbl>
  <w:p w14:paraId="0BADF65D" w14:textId="77777777" w:rsidR="008066A5" w:rsidRDefault="008066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E66938" w14:textId="77777777" w:rsidR="00485F78" w:rsidRDefault="00485F78">
      <w:r>
        <w:separator/>
      </w:r>
    </w:p>
  </w:footnote>
  <w:footnote w:type="continuationSeparator" w:id="0">
    <w:p w14:paraId="13EE2DEE" w14:textId="77777777" w:rsidR="00485F78" w:rsidRDefault="00485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310F5" w14:textId="77777777" w:rsidR="008066A5" w:rsidRDefault="008066A5">
    <w:pPr>
      <w:pStyle w:val="Cabealho"/>
      <w:spacing w:before="0" w:after="0"/>
    </w:pPr>
  </w:p>
  <w:p w14:paraId="2C6E6E42" w14:textId="77777777" w:rsidR="008066A5" w:rsidRDefault="008066A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218E5" w14:textId="77777777" w:rsidR="008066A5" w:rsidRDefault="008066A5">
    <w:pPr>
      <w:pStyle w:val="Cabealho"/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54685" w14:textId="77777777" w:rsidR="008066A5" w:rsidRDefault="008066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B06E0C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7FCD4C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099048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001E1C0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045310C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6870A8F"/>
    <w:multiLevelType w:val="hybridMultilevel"/>
    <w:tmpl w:val="07605D78"/>
    <w:lvl w:ilvl="0" w:tplc="3BCA01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486E66"/>
    <w:multiLevelType w:val="hybridMultilevel"/>
    <w:tmpl w:val="551A349A"/>
    <w:lvl w:ilvl="0" w:tplc="78D8990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40584"/>
    <w:multiLevelType w:val="hybridMultilevel"/>
    <w:tmpl w:val="816226DC"/>
    <w:lvl w:ilvl="0" w:tplc="108661C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5A62C3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60A6C8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A28C5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AA4A5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6E2A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DC245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12DC0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280992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9727F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0" w15:restartNumberingAfterBreak="0">
    <w:nsid w:val="170379D3"/>
    <w:multiLevelType w:val="hybridMultilevel"/>
    <w:tmpl w:val="D1DC7640"/>
    <w:lvl w:ilvl="0" w:tplc="3EEE9E84">
      <w:start w:val="1"/>
      <w:numFmt w:val="decimal"/>
      <w:lvlText w:val="%1"/>
      <w:lvlJc w:val="left"/>
      <w:pPr>
        <w:ind w:left="1080" w:hanging="360"/>
      </w:pPr>
      <w:rPr>
        <w:rFonts w:hint="default"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705DC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17B8121A"/>
    <w:multiLevelType w:val="multilevel"/>
    <w:tmpl w:val="D4B0F5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17EB37F1"/>
    <w:multiLevelType w:val="hybridMultilevel"/>
    <w:tmpl w:val="4E22F8DC"/>
    <w:lvl w:ilvl="0" w:tplc="7ECA802A">
      <w:start w:val="5"/>
      <w:numFmt w:val="decimal"/>
      <w:lvlText w:val="%1"/>
      <w:lvlJc w:val="left"/>
      <w:pPr>
        <w:ind w:left="720" w:hanging="360"/>
      </w:pPr>
      <w:rPr>
        <w:rFonts w:hint="default"/>
        <w:i/>
        <w:color w:val="0000FF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1D5AE0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1C2D208E"/>
    <w:multiLevelType w:val="hybridMultilevel"/>
    <w:tmpl w:val="2916AF08"/>
    <w:lvl w:ilvl="0" w:tplc="90069F7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6E62DE"/>
    <w:multiLevelType w:val="multilevel"/>
    <w:tmpl w:val="032038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1DAF7DF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 w15:restartNumberingAfterBreak="0">
    <w:nsid w:val="1E7B10E2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1F73455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0AB02DD"/>
    <w:multiLevelType w:val="singleLevel"/>
    <w:tmpl w:val="83DAA18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258E6D71"/>
    <w:multiLevelType w:val="singleLevel"/>
    <w:tmpl w:val="722A2DC4"/>
    <w:lvl w:ilvl="0">
      <w:start w:val="1"/>
      <w:numFmt w:val="upperLetter"/>
      <w:lvlText w:val="%11."/>
      <w:lvlJc w:val="left"/>
      <w:pPr>
        <w:tabs>
          <w:tab w:val="num" w:pos="720"/>
        </w:tabs>
        <w:ind w:left="360" w:hanging="360"/>
      </w:pPr>
    </w:lvl>
  </w:abstractNum>
  <w:abstractNum w:abstractNumId="22" w15:restartNumberingAfterBreak="0">
    <w:nsid w:val="26954CE8"/>
    <w:multiLevelType w:val="singleLevel"/>
    <w:tmpl w:val="4266AD1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2F2445C8"/>
    <w:multiLevelType w:val="hybridMultilevel"/>
    <w:tmpl w:val="5D365B42"/>
    <w:lvl w:ilvl="0" w:tplc="90069F7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33B2A73"/>
    <w:multiLevelType w:val="multilevel"/>
    <w:tmpl w:val="CBAC191A"/>
    <w:lvl w:ilvl="0">
      <w:start w:val="1"/>
      <w:numFmt w:val="bullet"/>
      <w:pStyle w:val="tituloApendice2"/>
      <w:lvlText w:val=""/>
      <w:lvlJc w:val="left"/>
      <w:pPr>
        <w:tabs>
          <w:tab w:val="num" w:pos="473"/>
        </w:tabs>
        <w:ind w:left="226" w:hanging="113"/>
      </w:pPr>
      <w:rPr>
        <w:rFonts w:ascii="Symbol" w:hAnsi="Symbol" w:hint="default"/>
      </w:rPr>
    </w:lvl>
    <w:lvl w:ilvl="1">
      <w:start w:val="1"/>
      <w:numFmt w:val="upperLetter"/>
      <w:pStyle w:val="tituloApendice2"/>
      <w:lvlText w:val="%2"/>
      <w:lvlJc w:val="left"/>
      <w:pPr>
        <w:tabs>
          <w:tab w:val="num" w:pos="689"/>
        </w:tabs>
        <w:ind w:left="689" w:hanging="576"/>
      </w:pPr>
      <w:rPr>
        <w:rFonts w:ascii="Arial" w:hAnsi="Arial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833"/>
        </w:tabs>
        <w:ind w:left="83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77"/>
        </w:tabs>
        <w:ind w:left="97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21"/>
        </w:tabs>
        <w:ind w:left="112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65"/>
        </w:tabs>
        <w:ind w:left="126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09"/>
        </w:tabs>
        <w:ind w:left="140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53"/>
        </w:tabs>
        <w:ind w:left="15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97"/>
        </w:tabs>
        <w:ind w:left="1697" w:hanging="1584"/>
      </w:pPr>
      <w:rPr>
        <w:rFonts w:hint="default"/>
      </w:rPr>
    </w:lvl>
  </w:abstractNum>
  <w:abstractNum w:abstractNumId="25" w15:restartNumberingAfterBreak="0">
    <w:nsid w:val="3E37729D"/>
    <w:multiLevelType w:val="hybridMultilevel"/>
    <w:tmpl w:val="83443A58"/>
    <w:lvl w:ilvl="0" w:tplc="296A1066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855E4"/>
    <w:multiLevelType w:val="hybridMultilevel"/>
    <w:tmpl w:val="AB2E84A6"/>
    <w:lvl w:ilvl="0" w:tplc="CD747E84">
      <w:start w:val="1"/>
      <w:numFmt w:val="upperLetter"/>
      <w:pStyle w:val="TituloApendice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</w:rPr>
    </w:lvl>
    <w:lvl w:ilvl="1" w:tplc="F348D1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548C23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78096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1AA26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2843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16A27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0A176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BE8881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820271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4B92741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4F733364"/>
    <w:multiLevelType w:val="hybridMultilevel"/>
    <w:tmpl w:val="5B9CC892"/>
    <w:lvl w:ilvl="0" w:tplc="90069F7C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13C2A66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43B18F2"/>
    <w:multiLevelType w:val="hybridMultilevel"/>
    <w:tmpl w:val="784EEE5C"/>
    <w:lvl w:ilvl="0" w:tplc="0416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2" w15:restartNumberingAfterBreak="0">
    <w:nsid w:val="54A16E79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552C301D"/>
    <w:multiLevelType w:val="hybridMultilevel"/>
    <w:tmpl w:val="282477BA"/>
    <w:lvl w:ilvl="0" w:tplc="462ED8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5453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154A61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CA4F3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3CF48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E1C9A9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405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C2583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C9A49D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7A3481B"/>
    <w:multiLevelType w:val="hybridMultilevel"/>
    <w:tmpl w:val="06FE9328"/>
    <w:lvl w:ilvl="0" w:tplc="1CEA8A80">
      <w:start w:val="1"/>
      <w:numFmt w:val="bullet"/>
      <w:lvlText w:val=""/>
      <w:lvlJc w:val="left"/>
      <w:pPr>
        <w:tabs>
          <w:tab w:val="num" w:pos="360"/>
        </w:tabs>
        <w:ind w:left="113" w:hanging="113"/>
      </w:pPr>
      <w:rPr>
        <w:rFonts w:ascii="Symbol" w:hAnsi="Symbol" w:hint="default"/>
      </w:rPr>
    </w:lvl>
    <w:lvl w:ilvl="1" w:tplc="C48E186C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464C22C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DE4308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B247D0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DC5AFA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6AEECBC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60A05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32903CBC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5F131662"/>
    <w:multiLevelType w:val="hybridMultilevel"/>
    <w:tmpl w:val="8B3CF0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066F9"/>
    <w:multiLevelType w:val="hybridMultilevel"/>
    <w:tmpl w:val="41B6407A"/>
    <w:lvl w:ilvl="0" w:tplc="296A1066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97263A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8" w15:restartNumberingAfterBreak="0">
    <w:nsid w:val="675155F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9" w15:restartNumberingAfterBreak="0">
    <w:nsid w:val="697756A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6C524D6D"/>
    <w:multiLevelType w:val="hybridMultilevel"/>
    <w:tmpl w:val="3C9A3196"/>
    <w:lvl w:ilvl="0" w:tplc="78D8990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6922F5"/>
    <w:multiLevelType w:val="hybridMultilevel"/>
    <w:tmpl w:val="3FD8C394"/>
    <w:lvl w:ilvl="0" w:tplc="7D441BA8">
      <w:start w:val="6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417680D"/>
    <w:multiLevelType w:val="hybridMultilevel"/>
    <w:tmpl w:val="5D365B42"/>
    <w:lvl w:ilvl="0" w:tplc="90069F7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3" w15:restartNumberingAfterBreak="0">
    <w:nsid w:val="74B46F49"/>
    <w:multiLevelType w:val="hybridMultilevel"/>
    <w:tmpl w:val="404E3E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0C03C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5" w15:restartNumberingAfterBreak="0">
    <w:nsid w:val="7D6909E8"/>
    <w:multiLevelType w:val="multilevel"/>
    <w:tmpl w:val="B8400CC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21"/>
  </w:num>
  <w:num w:numId="2">
    <w:abstractNumId w:val="28"/>
  </w:num>
  <w:num w:numId="3">
    <w:abstractNumId w:val="14"/>
  </w:num>
  <w:num w:numId="4">
    <w:abstractNumId w:val="11"/>
  </w:num>
  <w:num w:numId="5">
    <w:abstractNumId w:val="38"/>
  </w:num>
  <w:num w:numId="6">
    <w:abstractNumId w:val="1"/>
  </w:num>
  <w:num w:numId="7">
    <w:abstractNumId w:val="27"/>
  </w:num>
  <w:num w:numId="8">
    <w:abstractNumId w:val="5"/>
  </w:num>
  <w:num w:numId="9">
    <w:abstractNumId w:val="44"/>
  </w:num>
  <w:num w:numId="10">
    <w:abstractNumId w:val="19"/>
  </w:num>
  <w:num w:numId="11">
    <w:abstractNumId w:val="32"/>
  </w:num>
  <w:num w:numId="12">
    <w:abstractNumId w:val="39"/>
  </w:num>
  <w:num w:numId="13">
    <w:abstractNumId w:val="0"/>
  </w:num>
  <w:num w:numId="14">
    <w:abstractNumId w:val="18"/>
  </w:num>
  <w:num w:numId="15">
    <w:abstractNumId w:val="30"/>
  </w:num>
  <w:num w:numId="16">
    <w:abstractNumId w:val="3"/>
  </w:num>
  <w:num w:numId="17">
    <w:abstractNumId w:val="2"/>
  </w:num>
  <w:num w:numId="18">
    <w:abstractNumId w:val="4"/>
  </w:num>
  <w:num w:numId="19">
    <w:abstractNumId w:val="20"/>
  </w:num>
  <w:num w:numId="20">
    <w:abstractNumId w:val="24"/>
  </w:num>
  <w:num w:numId="21">
    <w:abstractNumId w:val="22"/>
  </w:num>
  <w:num w:numId="22">
    <w:abstractNumId w:val="24"/>
  </w:num>
  <w:num w:numId="23">
    <w:abstractNumId w:val="24"/>
  </w:num>
  <w:num w:numId="24">
    <w:abstractNumId w:val="16"/>
  </w:num>
  <w:num w:numId="25">
    <w:abstractNumId w:val="37"/>
  </w:num>
  <w:num w:numId="26">
    <w:abstractNumId w:val="33"/>
  </w:num>
  <w:num w:numId="27">
    <w:abstractNumId w:val="26"/>
  </w:num>
  <w:num w:numId="28">
    <w:abstractNumId w:val="8"/>
  </w:num>
  <w:num w:numId="29">
    <w:abstractNumId w:val="45"/>
  </w:num>
  <w:num w:numId="30">
    <w:abstractNumId w:val="34"/>
  </w:num>
  <w:num w:numId="31">
    <w:abstractNumId w:val="45"/>
  </w:num>
  <w:num w:numId="32">
    <w:abstractNumId w:val="12"/>
  </w:num>
  <w:num w:numId="33">
    <w:abstractNumId w:val="17"/>
  </w:num>
  <w:num w:numId="34">
    <w:abstractNumId w:val="9"/>
  </w:num>
  <w:num w:numId="35">
    <w:abstractNumId w:val="31"/>
  </w:num>
  <w:num w:numId="36">
    <w:abstractNumId w:val="42"/>
  </w:num>
  <w:num w:numId="37">
    <w:abstractNumId w:val="25"/>
  </w:num>
  <w:num w:numId="38">
    <w:abstractNumId w:val="36"/>
  </w:num>
  <w:num w:numId="39">
    <w:abstractNumId w:val="35"/>
  </w:num>
  <w:num w:numId="40">
    <w:abstractNumId w:val="43"/>
  </w:num>
  <w:num w:numId="41">
    <w:abstractNumId w:val="23"/>
  </w:num>
  <w:num w:numId="42">
    <w:abstractNumId w:val="29"/>
  </w:num>
  <w:num w:numId="43">
    <w:abstractNumId w:val="15"/>
  </w:num>
  <w:num w:numId="44">
    <w:abstractNumId w:val="10"/>
  </w:num>
  <w:num w:numId="45">
    <w:abstractNumId w:val="6"/>
  </w:num>
  <w:num w:numId="46">
    <w:abstractNumId w:val="13"/>
  </w:num>
  <w:num w:numId="47">
    <w:abstractNumId w:val="7"/>
  </w:num>
  <w:num w:numId="48">
    <w:abstractNumId w:val="40"/>
  </w:num>
  <w:num w:numId="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BF6"/>
    <w:rsid w:val="0002573B"/>
    <w:rsid w:val="0003752D"/>
    <w:rsid w:val="00090C18"/>
    <w:rsid w:val="000C201B"/>
    <w:rsid w:val="000E449F"/>
    <w:rsid w:val="000E747F"/>
    <w:rsid w:val="0017582F"/>
    <w:rsid w:val="001B0C74"/>
    <w:rsid w:val="00225F5E"/>
    <w:rsid w:val="0024156A"/>
    <w:rsid w:val="002A369A"/>
    <w:rsid w:val="002C7065"/>
    <w:rsid w:val="003220A3"/>
    <w:rsid w:val="00363B70"/>
    <w:rsid w:val="00363C95"/>
    <w:rsid w:val="003752D7"/>
    <w:rsid w:val="004435FC"/>
    <w:rsid w:val="00485F78"/>
    <w:rsid w:val="004C63E2"/>
    <w:rsid w:val="004D7B31"/>
    <w:rsid w:val="004F1AD2"/>
    <w:rsid w:val="006028AC"/>
    <w:rsid w:val="00674BF6"/>
    <w:rsid w:val="00722B7F"/>
    <w:rsid w:val="007A7EFC"/>
    <w:rsid w:val="007E1A93"/>
    <w:rsid w:val="007E76A0"/>
    <w:rsid w:val="008066A5"/>
    <w:rsid w:val="008E5542"/>
    <w:rsid w:val="008E7561"/>
    <w:rsid w:val="009714B5"/>
    <w:rsid w:val="00990C03"/>
    <w:rsid w:val="00A15F46"/>
    <w:rsid w:val="00A47175"/>
    <w:rsid w:val="00B71437"/>
    <w:rsid w:val="00B941FB"/>
    <w:rsid w:val="00BD5DBC"/>
    <w:rsid w:val="00C06062"/>
    <w:rsid w:val="00C4769A"/>
    <w:rsid w:val="00C9070B"/>
    <w:rsid w:val="00D1054A"/>
    <w:rsid w:val="00D43EAA"/>
    <w:rsid w:val="00D75953"/>
    <w:rsid w:val="00DF3E1F"/>
    <w:rsid w:val="00E162D8"/>
    <w:rsid w:val="00F9215E"/>
    <w:rsid w:val="00FB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70B3A8"/>
  <w15:chartTrackingRefBased/>
  <w15:docId w15:val="{F4DBFB30-2892-42F5-ACF8-A4903228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582F"/>
    <w:pPr>
      <w:spacing w:before="60" w:after="6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qFormat/>
    <w:pPr>
      <w:keepNext/>
      <w:numPr>
        <w:numId w:val="29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outlineLvl w:val="0"/>
    </w:pPr>
    <w:rPr>
      <w:b/>
      <w:kern w:val="28"/>
      <w:sz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9"/>
      </w:numPr>
      <w:spacing w:before="240"/>
      <w:outlineLvl w:val="1"/>
    </w:pPr>
    <w:rPr>
      <w:b/>
      <w:sz w:val="26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9"/>
      </w:numPr>
      <w:spacing w:before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9"/>
      </w:numPr>
      <w:spacing w:before="240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29"/>
      </w:numPr>
      <w:spacing w:before="24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29"/>
      </w:numPr>
      <w:spacing w:before="240"/>
      <w:outlineLvl w:val="5"/>
    </w:pPr>
  </w:style>
  <w:style w:type="paragraph" w:styleId="Ttulo7">
    <w:name w:val="heading 7"/>
    <w:basedOn w:val="Normal"/>
    <w:next w:val="Normal"/>
    <w:qFormat/>
    <w:pPr>
      <w:numPr>
        <w:ilvl w:val="6"/>
        <w:numId w:val="29"/>
      </w:numPr>
      <w:spacing w:before="24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9"/>
      </w:numPr>
      <w:spacing w:before="240"/>
      <w:outlineLvl w:val="7"/>
    </w:pPr>
    <w:rPr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9"/>
      </w:numPr>
      <w:spacing w:before="240"/>
      <w:outlineLvl w:val="8"/>
    </w:pPr>
    <w:rPr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sz w:val="20"/>
    </w:rPr>
  </w:style>
  <w:style w:type="paragraph" w:styleId="Numerada">
    <w:name w:val="List Number"/>
    <w:basedOn w:val="Normal"/>
    <w:pPr>
      <w:numPr>
        <w:numId w:val="6"/>
      </w:numPr>
    </w:pPr>
  </w:style>
  <w:style w:type="paragraph" w:styleId="Commarcadores">
    <w:name w:val="List Bullet"/>
    <w:basedOn w:val="Normal"/>
    <w:autoRedefine/>
    <w:pPr>
      <w:numPr>
        <w:numId w:val="17"/>
      </w:numPr>
    </w:pPr>
    <w:rPr>
      <w:bCs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b/>
      <w:sz w:val="36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character" w:styleId="Nmerodepgina">
    <w:name w:val="page number"/>
    <w:basedOn w:val="Fontepargpadro"/>
  </w:style>
  <w:style w:type="paragraph" w:customStyle="1" w:styleId="sistema">
    <w:name w:val="sistema"/>
    <w:basedOn w:val="Normal"/>
    <w:pPr>
      <w:spacing w:before="0" w:after="240"/>
      <w:jc w:val="right"/>
    </w:pPr>
    <w:rPr>
      <w:b/>
      <w:sz w:val="36"/>
    </w:rPr>
  </w:style>
  <w:style w:type="paragraph" w:styleId="Sumrio1">
    <w:name w:val="toc 1"/>
    <w:basedOn w:val="Normal"/>
    <w:next w:val="Normal"/>
    <w:autoRedefine/>
    <w:semiHidden/>
    <w:pPr>
      <w:tabs>
        <w:tab w:val="left" w:pos="426"/>
        <w:tab w:val="left" w:pos="567"/>
        <w:tab w:val="right" w:leader="dot" w:pos="9060"/>
      </w:tabs>
      <w:spacing w:before="120" w:after="120"/>
      <w:jc w:val="left"/>
    </w:pPr>
    <w:rPr>
      <w:b/>
      <w:caps/>
      <w:noProof/>
      <w:sz w:val="20"/>
    </w:rPr>
  </w:style>
  <w:style w:type="paragraph" w:styleId="Sumrio2">
    <w:name w:val="toc 2"/>
    <w:basedOn w:val="Normal"/>
    <w:next w:val="Normal"/>
    <w:autoRedefine/>
    <w:semiHidden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autoRedefine/>
    <w:semiHidden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autoRedefine/>
    <w:semiHidden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b/>
      <w:sz w:val="28"/>
    </w:rPr>
  </w:style>
  <w:style w:type="paragraph" w:styleId="Corpodetexto">
    <w:name w:val="Body Text"/>
    <w:basedOn w:val="Normal"/>
    <w:next w:val="Normal"/>
    <w:rPr>
      <w:i/>
      <w:color w:val="0000FF"/>
    </w:rPr>
  </w:style>
  <w:style w:type="paragraph" w:styleId="Corpodetexto2">
    <w:name w:val="Body Text 2"/>
    <w:basedOn w:val="Normal"/>
    <w:rPr>
      <w:i/>
    </w:rPr>
  </w:style>
  <w:style w:type="paragraph" w:styleId="Corpodetexto3">
    <w:name w:val="Body Text 3"/>
    <w:basedOn w:val="Normal"/>
    <w:rPr>
      <w:color w:val="0000FF"/>
    </w:rPr>
  </w:style>
  <w:style w:type="paragraph" w:customStyle="1" w:styleId="TituloApresentacao">
    <w:name w:val="TituloApresentacao"/>
    <w:basedOn w:val="Normal"/>
    <w:pPr>
      <w:spacing w:before="120" w:after="120"/>
    </w:pPr>
    <w:rPr>
      <w:b/>
      <w:sz w:val="28"/>
    </w:rPr>
  </w:style>
  <w:style w:type="paragraph" w:customStyle="1" w:styleId="Titulo1">
    <w:name w:val="Titulo1"/>
    <w:basedOn w:val="Ttulo"/>
    <w:pPr>
      <w:jc w:val="right"/>
    </w:pPr>
  </w:style>
  <w:style w:type="paragraph" w:styleId="Subttulo">
    <w:name w:val="Subtitle"/>
    <w:basedOn w:val="Normal"/>
    <w:qFormat/>
    <w:pPr>
      <w:jc w:val="center"/>
      <w:outlineLvl w:val="1"/>
    </w:pPr>
    <w:rPr>
      <w:rFonts w:cs="Arial"/>
      <w:szCs w:val="24"/>
    </w:rPr>
  </w:style>
  <w:style w:type="paragraph" w:customStyle="1" w:styleId="TituloApendice">
    <w:name w:val="TituloApendice"/>
    <w:basedOn w:val="Ttulo1"/>
    <w:next w:val="Normal"/>
    <w:pPr>
      <w:numPr>
        <w:numId w:val="27"/>
      </w:numPr>
    </w:pPr>
  </w:style>
  <w:style w:type="paragraph" w:customStyle="1" w:styleId="Tabletext">
    <w:name w:val="Tabletext"/>
    <w:basedOn w:val="Normal"/>
    <w:pPr>
      <w:keepLines/>
      <w:widowControl w:val="0"/>
      <w:spacing w:line="240" w:lineRule="atLeast"/>
      <w:ind w:left="284"/>
      <w:jc w:val="left"/>
    </w:pPr>
    <w:rPr>
      <w:sz w:val="20"/>
      <w:lang w:val="en-US"/>
    </w:rPr>
  </w:style>
  <w:style w:type="character" w:styleId="Hyperlink">
    <w:name w:val="Hyperlink"/>
    <w:basedOn w:val="Fontepargpadro"/>
    <w:rPr>
      <w:color w:val="0000FF"/>
      <w:u w:val="single"/>
    </w:rPr>
  </w:style>
  <w:style w:type="paragraph" w:customStyle="1" w:styleId="tituloApendice2">
    <w:name w:val="tituloApendice 2"/>
    <w:basedOn w:val="Ttulo2"/>
    <w:next w:val="Normal"/>
    <w:pPr>
      <w:numPr>
        <w:ilvl w:val="0"/>
        <w:numId w:val="22"/>
      </w:numPr>
    </w:pPr>
    <w:rPr>
      <w:sz w:val="24"/>
    </w:rPr>
  </w:style>
  <w:style w:type="paragraph" w:styleId="Ttulo">
    <w:name w:val="Title"/>
    <w:basedOn w:val="Normal"/>
    <w:qFormat/>
    <w:pPr>
      <w:spacing w:before="24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styleId="Refdecomentrio">
    <w:name w:val="annotation reference"/>
    <w:basedOn w:val="Fontepargpadro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sz w:val="20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spacing w:before="240" w:beforeAutospacing="1" w:after="500" w:line="640" w:lineRule="exact"/>
      <w:ind w:left="-840" w:right="-840"/>
      <w:jc w:val="left"/>
    </w:pPr>
    <w:rPr>
      <w:rFonts w:ascii="Arial Black" w:hAnsi="Arial Black"/>
      <w:b/>
      <w:spacing w:val="-48"/>
      <w:kern w:val="28"/>
      <w:sz w:val="64"/>
      <w:lang w:eastAsia="en-US"/>
    </w:rPr>
  </w:style>
  <w:style w:type="paragraph" w:styleId="Recuodecorpodetexto2">
    <w:name w:val="Body Text Indent 2"/>
    <w:basedOn w:val="Normal"/>
    <w:pPr>
      <w:spacing w:before="0" w:after="0"/>
      <w:ind w:left="792"/>
      <w:jc w:val="left"/>
    </w:pPr>
    <w:rPr>
      <w:rFonts w:cs="Arial"/>
      <w:color w:val="0000FF"/>
      <w:szCs w:val="24"/>
    </w:rPr>
  </w:style>
  <w:style w:type="paragraph" w:customStyle="1" w:styleId="Fillinginstruction">
    <w:name w:val="Filling instruction"/>
    <w:basedOn w:val="Normal"/>
    <w:next w:val="Normal"/>
    <w:rPr>
      <w:i/>
      <w:color w:val="0000FF"/>
    </w:rPr>
  </w:style>
  <w:style w:type="paragraph" w:customStyle="1" w:styleId="Fillinginstructiontablecell">
    <w:name w:val="Filling instruction (table cell)"/>
    <w:rsid w:val="0017582F"/>
    <w:pPr>
      <w:ind w:left="34"/>
      <w:jc w:val="center"/>
    </w:pPr>
    <w:rPr>
      <w:rFonts w:ascii="Arial" w:hAnsi="Arial"/>
      <w:i/>
      <w:color w:val="0000FF"/>
    </w:rPr>
  </w:style>
  <w:style w:type="paragraph" w:customStyle="1" w:styleId="Tableheader">
    <w:name w:val="Table header"/>
    <w:rsid w:val="0017582F"/>
    <w:pPr>
      <w:jc w:val="center"/>
    </w:pPr>
    <w:rPr>
      <w:rFonts w:ascii="Arial" w:hAnsi="Arial"/>
      <w:b/>
    </w:rPr>
  </w:style>
  <w:style w:type="paragraph" w:styleId="PargrafodaLista">
    <w:name w:val="List Paragraph"/>
    <w:basedOn w:val="Normal"/>
    <w:uiPriority w:val="34"/>
    <w:qFormat/>
    <w:rsid w:val="00B9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1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automationpractice.com/index.php" TargetMode="External"/><Relationship Id="rId25" Type="http://schemas.openxmlformats.org/officeDocument/2006/relationships/hyperlink" Target="http://automationpractice.com/index.php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mailto:teste@teste.com" TargetMode="External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hyperlink" Target="http://automationpractice.com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://www.qualiti.com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rvana\Downloads\Documento%20de%20Especificacao%20Funciona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27802-C98A-4847-BBA1-3852C8498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de Especificacao Funcional</Template>
  <TotalTime>306</TotalTime>
  <Pages>13</Pages>
  <Words>717</Words>
  <Characters>3872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DocumentoEspecificacaoFuncional</vt:lpstr>
      <vt:lpstr>DocumentoEspecificacaoFuncional</vt:lpstr>
    </vt:vector>
  </TitlesOfParts>
  <Company>Centro XML</Company>
  <LinksUpToDate>false</LinksUpToDate>
  <CharactersWithSpaces>4580</CharactersWithSpaces>
  <SharedDoc>false</SharedDoc>
  <HLinks>
    <vt:vector size="246" baseType="variant">
      <vt:variant>
        <vt:i4>1507378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_Toc55272371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_Toc55272370</vt:lpwstr>
      </vt:variant>
      <vt:variant>
        <vt:i4>2031667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_Toc55272369</vt:lpwstr>
      </vt:variant>
      <vt:variant>
        <vt:i4>1966131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_Toc55272368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_Toc55272367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_Toc55272366</vt:lpwstr>
      </vt:variant>
      <vt:variant>
        <vt:i4>1245235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_Toc55272365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_Toc55272364</vt:lpwstr>
      </vt:variant>
      <vt:variant>
        <vt:i4>1376307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_Toc55272363</vt:lpwstr>
      </vt:variant>
      <vt:variant>
        <vt:i4>1310771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_Toc55272362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_Toc55272361</vt:lpwstr>
      </vt:variant>
      <vt:variant>
        <vt:i4>1441843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_Toc55272360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_Toc55272359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_Toc55272358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_Toc55272357</vt:lpwstr>
      </vt:variant>
      <vt:variant>
        <vt:i4>1048624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_Toc55272356</vt:lpwstr>
      </vt:variant>
      <vt:variant>
        <vt:i4>1245232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_Toc55272355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_Toc55272354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_Toc55272353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_Toc55272352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_Toc55272351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_Toc55272350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_Toc55272349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_Toc55272348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_Toc55272347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_Toc55272346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_Toc55272345</vt:lpwstr>
      </vt:variant>
      <vt:variant>
        <vt:i4>1179697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_Toc55272344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_Toc55272343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_Toc55272342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_Toc55272341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_Toc55272340</vt:lpwstr>
      </vt:variant>
      <vt:variant>
        <vt:i4>2031670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_Toc55272339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_Toc55272338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_Toc55272337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_Toc55272336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_Toc55272335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_Toc55272334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_Toc55272333</vt:lpwstr>
      </vt:variant>
      <vt:variant>
        <vt:i4>7864352</vt:i4>
      </vt:variant>
      <vt:variant>
        <vt:i4>3</vt:i4>
      </vt:variant>
      <vt:variant>
        <vt:i4>0</vt:i4>
      </vt:variant>
      <vt:variant>
        <vt:i4>5</vt:i4>
      </vt:variant>
      <vt:variant>
        <vt:lpwstr>http://www.qualiti.com.br/</vt:lpwstr>
      </vt:variant>
      <vt:variant>
        <vt:lpwstr/>
      </vt:variant>
      <vt:variant>
        <vt:i4>7864352</vt:i4>
      </vt:variant>
      <vt:variant>
        <vt:i4>0</vt:i4>
      </vt:variant>
      <vt:variant>
        <vt:i4>0</vt:i4>
      </vt:variant>
      <vt:variant>
        <vt:i4>5</vt:i4>
      </vt:variant>
      <vt:variant>
        <vt:lpwstr>http://www.qualiti.com.br/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DocumentoEspecificacaoFuncional</dc:title>
  <dc:subject/>
  <dc:creator>Jessica Carvalho Nascimento</dc:creator>
  <cp:keywords/>
  <dc:description/>
  <cp:lastModifiedBy>Guilherme Teixeira</cp:lastModifiedBy>
  <cp:revision>15</cp:revision>
  <cp:lastPrinted>2001-09-05T14:41:00Z</cp:lastPrinted>
  <dcterms:created xsi:type="dcterms:W3CDTF">2020-11-02T22:14:00Z</dcterms:created>
  <dcterms:modified xsi:type="dcterms:W3CDTF">2020-11-11T00:03:00Z</dcterms:modified>
</cp:coreProperties>
</file>